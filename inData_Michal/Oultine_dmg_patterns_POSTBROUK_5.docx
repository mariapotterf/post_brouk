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548D5" w:rsidR="00E0464E" w:rsidP="00052A27" w:rsidRDefault="60D37234" w14:paraId="31101082" w14:textId="39961F76">
      <w:pPr>
        <w:spacing w:line="360" w:lineRule="auto"/>
        <w:jc w:val="both"/>
        <w:rPr>
          <w:rFonts w:ascii="Times New Roman" w:hAnsi="Times New Roman" w:cs="Times New Roman" w:eastAsiaTheme="minorEastAsia"/>
          <w:b/>
          <w:bCs/>
          <w:sz w:val="32"/>
          <w:szCs w:val="32"/>
        </w:rPr>
      </w:pPr>
      <w:r w:rsidRPr="002548D5">
        <w:rPr>
          <w:rFonts w:ascii="Times New Roman" w:hAnsi="Times New Roman" w:cs="Times New Roman" w:eastAsiaTheme="minorEastAsia"/>
          <w:b/>
          <w:bCs/>
          <w:sz w:val="32"/>
          <w:szCs w:val="32"/>
        </w:rPr>
        <w:t>Damage patterns in early forest regeneration in heavily disturbed area in Central Europe</w:t>
      </w:r>
    </w:p>
    <w:p w:rsidRPr="002548D5" w:rsidR="0002534A" w:rsidP="00052A27" w:rsidRDefault="605E1F35" w14:paraId="095C8F06" w14:textId="290563C8">
      <w:pPr>
        <w:pStyle w:val="Nadpis1"/>
        <w:numPr>
          <w:ilvl w:val="0"/>
          <w:numId w:val="0"/>
        </w:numPr>
        <w:spacing w:line="360" w:lineRule="auto"/>
        <w:ind w:left="432"/>
        <w:jc w:val="both"/>
        <w:rPr>
          <w:rFonts w:ascii="Times New Roman" w:hAnsi="Times New Roman" w:cs="Times New Roman" w:eastAsiaTheme="minorEastAsia"/>
        </w:rPr>
      </w:pPr>
      <w:r w:rsidRPr="002548D5">
        <w:rPr>
          <w:rFonts w:ascii="Times New Roman" w:hAnsi="Times New Roman" w:cs="Times New Roman" w:eastAsiaTheme="minorEastAsia"/>
        </w:rPr>
        <w:t>Abstract</w:t>
      </w:r>
    </w:p>
    <w:p w:rsidRPr="002548D5" w:rsidR="000D6521" w:rsidP="00052A27" w:rsidRDefault="605E1F35" w14:paraId="5F4614AA" w14:textId="4B5D9588">
      <w:pPr>
        <w:pStyle w:val="Nadpis1"/>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I</w:t>
      </w:r>
      <w:r w:rsidRPr="002548D5" w:rsidR="32E12F65">
        <w:rPr>
          <w:rFonts w:ascii="Times New Roman" w:hAnsi="Times New Roman" w:cs="Times New Roman" w:eastAsiaTheme="minorEastAsia"/>
        </w:rPr>
        <w:t>ntro</w:t>
      </w:r>
      <w:r w:rsidRPr="002548D5" w:rsidR="1A38EDA5">
        <w:rPr>
          <w:rFonts w:ascii="Times New Roman" w:hAnsi="Times New Roman" w:cs="Times New Roman" w:eastAsiaTheme="minorEastAsia"/>
        </w:rPr>
        <w:t>duction</w:t>
      </w:r>
    </w:p>
    <w:p w:rsidRPr="002548D5" w:rsidR="00C02FB2" w:rsidP="00052A27" w:rsidRDefault="28CB86D8" w14:paraId="760FEB79" w14:textId="3A5D4A91">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Forests in central Europe with </w:t>
      </w:r>
      <w:r w:rsidRPr="002548D5" w:rsidR="0A5762F7">
        <w:rPr>
          <w:rFonts w:ascii="Times New Roman" w:hAnsi="Times New Roman" w:cs="Times New Roman" w:eastAsiaTheme="minorEastAsia"/>
        </w:rPr>
        <w:t>main focus</w:t>
      </w:r>
      <w:r w:rsidRPr="002548D5">
        <w:rPr>
          <w:rFonts w:ascii="Times New Roman" w:hAnsi="Times New Roman" w:cs="Times New Roman" w:eastAsiaTheme="minorEastAsia"/>
        </w:rPr>
        <w:t xml:space="preserve"> on forests in Czech Republic</w:t>
      </w:r>
    </w:p>
    <w:p w:rsidRPr="002548D5" w:rsidR="00D84F86" w:rsidP="00052A27" w:rsidRDefault="6E098F67" w14:paraId="3D02CD74" w14:textId="3158CB01">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w:t>
      </w:r>
      <w:r w:rsidRPr="002548D5" w:rsidR="0A5762F7">
        <w:rPr>
          <w:rFonts w:ascii="Times New Roman" w:hAnsi="Times New Roman" w:cs="Times New Roman" w:eastAsiaTheme="minorEastAsia"/>
        </w:rPr>
        <w:t>orests in Central Europe represent a highly dynamic ecosystem shaped by a long history of both natural processes and intensive human management.</w:t>
      </w:r>
      <w:r w:rsidRPr="002548D5" w:rsidR="4D46EF77">
        <w:rPr>
          <w:rFonts w:ascii="Times New Roman" w:hAnsi="Times New Roman" w:cs="Times New Roman" w:eastAsiaTheme="minorEastAsia"/>
        </w:rPr>
        <w:t xml:space="preserve"> From a historic perspective, these forests were mostly diverse and mixed, composed mainly of broadleaved species such as European beech, oaks and silver fir together with Norway spruce that naturally occurs in higher elevations. However over past centuries, forest management in many parts of Central Europe has increasingly shifted towards economically oriented forestry with focus on high yield tree species.</w:t>
      </w:r>
    </w:p>
    <w:p w:rsidRPr="002548D5" w:rsidR="00537841" w:rsidP="00052A27" w:rsidRDefault="4D46EF77" w14:paraId="5E72FA9F" w14:textId="0FC45994">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In Czech Republic, this transformation became particularly pronounced since 18</w:t>
      </w:r>
      <w:r w:rsidRPr="002548D5">
        <w:rPr>
          <w:rFonts w:ascii="Times New Roman" w:hAnsi="Times New Roman" w:cs="Times New Roman" w:eastAsiaTheme="minorEastAsia"/>
          <w:vertAlign w:val="superscript"/>
        </w:rPr>
        <w:t>th</w:t>
      </w:r>
      <w:r w:rsidRPr="002548D5">
        <w:rPr>
          <w:rFonts w:ascii="Times New Roman" w:hAnsi="Times New Roman" w:cs="Times New Roman" w:eastAsiaTheme="minorEastAsia"/>
        </w:rPr>
        <w:t>-19</w:t>
      </w:r>
      <w:r w:rsidRPr="002548D5">
        <w:rPr>
          <w:rFonts w:ascii="Times New Roman" w:hAnsi="Times New Roman" w:cs="Times New Roman" w:eastAsiaTheme="minorEastAsia"/>
          <w:vertAlign w:val="superscript"/>
        </w:rPr>
        <w:t>th</w:t>
      </w:r>
      <w:r w:rsidRPr="002548D5">
        <w:rPr>
          <w:rFonts w:ascii="Times New Roman" w:hAnsi="Times New Roman" w:cs="Times New Roman" w:eastAsiaTheme="minorEastAsia"/>
        </w:rPr>
        <w:t xml:space="preserve"> century when most of the naturally diverse forests were gradually converted into production-based stands, dominated by Norway spruce. Due to its benefits such as fast growth, good timber properties and relatively simple management, it became one of the most economically important tree in the region. As a result, spruce has spread outside of its optimal range (mountain stands) and was introduced into lower </w:t>
      </w:r>
      <w:r w:rsidRPr="002548D5" w:rsidR="0678DA01">
        <w:rPr>
          <w:rFonts w:ascii="Times New Roman" w:hAnsi="Times New Roman" w:cs="Times New Roman" w:eastAsiaTheme="minorEastAsia"/>
        </w:rPr>
        <w:t>elevations</w:t>
      </w:r>
      <w:r w:rsidRPr="002548D5">
        <w:rPr>
          <w:rFonts w:ascii="Times New Roman" w:hAnsi="Times New Roman" w:cs="Times New Roman" w:eastAsiaTheme="minorEastAsia"/>
        </w:rPr>
        <w:t xml:space="preserve"> with warmer and dryer conditions</w:t>
      </w:r>
      <w:r w:rsidRPr="002548D5" w:rsidR="5AA8433E">
        <w:rPr>
          <w:rFonts w:ascii="Times New Roman" w:hAnsi="Times New Roman" w:cs="Times New Roman" w:eastAsiaTheme="minorEastAsia"/>
        </w:rPr>
        <w:t>, which made him more vulnerable to environmental stress.</w:t>
      </w:r>
    </w:p>
    <w:p w:rsidRPr="002548D5" w:rsidR="00537841" w:rsidP="00052A27" w:rsidRDefault="5AA8433E" w14:paraId="2B71EB94" w14:textId="65295BFB">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This long lasting transformation of forest structure led to its </w:t>
      </w:r>
      <w:commentRangeStart w:id="0"/>
      <w:commentRangeStart w:id="1"/>
      <w:r w:rsidRPr="002548D5">
        <w:rPr>
          <w:rFonts w:ascii="Times New Roman" w:hAnsi="Times New Roman" w:cs="Times New Roman" w:eastAsiaTheme="minorEastAsia"/>
        </w:rPr>
        <w:t xml:space="preserve">reduced ecological stability and resilience </w:t>
      </w:r>
      <w:commentRangeEnd w:id="0"/>
      <w:r w:rsidRPr="002548D5" w:rsidR="00B46C0F">
        <w:rPr>
          <w:rStyle w:val="Odkaznakoment"/>
          <w:rFonts w:ascii="Times New Roman" w:hAnsi="Times New Roman" w:cs="Times New Roman" w:eastAsiaTheme="minorEastAsia"/>
          <w:sz w:val="24"/>
          <w:szCs w:val="24"/>
        </w:rPr>
        <w:commentReference w:id="0"/>
      </w:r>
      <w:commentRangeEnd w:id="1"/>
      <w:r>
        <w:rPr>
          <w:rStyle w:val="CommentReference"/>
        </w:rPr>
        <w:commentReference w:id="1"/>
      </w:r>
      <w:r w:rsidRPr="002548D5">
        <w:rPr>
          <w:rFonts w:ascii="Times New Roman" w:hAnsi="Times New Roman" w:cs="Times New Roman" w:eastAsiaTheme="minorEastAsia"/>
        </w:rPr>
        <w:t>of forest ecosystems. High proportion of even aged spruce stands are associated with increased susceptibility to a wide range of biotic and abiotic disturbance agents. Including drought stress, windstorm, bark beetle outbreaks, fungal pathogens, etc. In recent decades, the risks became increasingly amplified by ongoing climate change, mostly represented by rising temperatures and growing frequency of extreme weather events across Europe.</w:t>
      </w:r>
    </w:p>
    <w:p w:rsidRPr="002548D5" w:rsidR="00B76DCD" w:rsidP="00052A27" w:rsidRDefault="28CB86D8" w14:paraId="7CB22F65" w14:textId="75D0C2CF">
      <w:pPr>
        <w:pStyle w:val="Nadpis2"/>
        <w:spacing w:line="360" w:lineRule="auto"/>
        <w:jc w:val="both"/>
        <w:rPr>
          <w:rFonts w:ascii="Times New Roman" w:hAnsi="Times New Roman" w:cs="Times New Roman" w:eastAsiaTheme="minorEastAsia"/>
        </w:rPr>
      </w:pPr>
      <w:commentRangeStart w:id="2"/>
      <w:r w:rsidRPr="002548D5">
        <w:rPr>
          <w:rFonts w:ascii="Times New Roman" w:hAnsi="Times New Roman" w:cs="Times New Roman" w:eastAsiaTheme="minorEastAsia"/>
        </w:rPr>
        <w:lastRenderedPageBreak/>
        <w:t>Forest disturbance as a driver of forest transformation</w:t>
      </w:r>
      <w:commentRangeEnd w:id="2"/>
      <w:r w:rsidRPr="002548D5" w:rsidR="00B76DCD">
        <w:rPr>
          <w:rStyle w:val="Odkaznakoment"/>
          <w:rFonts w:ascii="Times New Roman" w:hAnsi="Times New Roman" w:cs="Times New Roman" w:eastAsiaTheme="minorEastAsia"/>
          <w:sz w:val="32"/>
          <w:szCs w:val="32"/>
        </w:rPr>
        <w:commentReference w:id="2"/>
      </w:r>
    </w:p>
    <w:p w:rsidRPr="002548D5" w:rsidR="00B46C0F" w:rsidP="00052A27" w:rsidRDefault="5AA8433E" w14:paraId="06A82058" w14:textId="5027EE99">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Forest disturbances represent one of the principal ecological processes, shaping the structure and composition. Disturbance regimes include a broad spectrum of abiotic and biotic factors that influence forests on multiple special and temporal scales. Even though, disturbances </w:t>
      </w:r>
      <w:r w:rsidRPr="002548D5" w:rsidR="0678DA01">
        <w:rPr>
          <w:rFonts w:ascii="Times New Roman" w:hAnsi="Times New Roman" w:cs="Times New Roman" w:eastAsiaTheme="minorEastAsia"/>
        </w:rPr>
        <w:t>are natural components, its frequency, intensity and spatial scale have substantially changed in many parts of Europe during recent years.</w:t>
      </w:r>
    </w:p>
    <w:p w:rsidRPr="002548D5" w:rsidR="00C83CDF" w:rsidP="00052A27" w:rsidRDefault="0678DA01" w14:paraId="453FCCAE" w14:textId="37216A8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In conditions of Czech Republic, ongoing climate change significantly altered traditional disturbance regimes by increasing the occurrence of extreme climatic events which weakens the forest resistance to secondary biotic agents. Often resulting in large scale outbreaks. This has been pronounced especially in areas dominated by structurally simplified and ecologically unstable production forests.</w:t>
      </w:r>
    </w:p>
    <w:p w:rsidRPr="002548D5" w:rsidR="00C83CDF" w:rsidP="00052A27" w:rsidRDefault="0678DA01" w14:paraId="696430E0" w14:textId="3A1ECE65">
      <w:pPr>
        <w:spacing w:line="360" w:lineRule="auto"/>
        <w:jc w:val="both"/>
        <w:rPr>
          <w:ins w:author="Potterf Mária" w:date="2026-05-28T09:06:00Z" w16du:dateUtc="2026-05-28T07:06:00Z" w:id="3"/>
          <w:rFonts w:ascii="Times New Roman" w:hAnsi="Times New Roman" w:cs="Times New Roman" w:eastAsiaTheme="minorEastAsia"/>
        </w:rPr>
      </w:pPr>
      <w:r w:rsidRPr="002548D5">
        <w:rPr>
          <w:rFonts w:ascii="Times New Roman" w:hAnsi="Times New Roman" w:cs="Times New Roman" w:eastAsiaTheme="minorEastAsia"/>
        </w:rPr>
        <w:t xml:space="preserve">Czech republic represents one of the most affected region within Central Europe. Following a series of exceptionally warm and dry years between 2015-2020, large forest areas experienced severe vitality loss. Mostly visible across stands dominated by Norway spruce, outside its ecological optimum range. The combination of extensive climatic stress and biotic infestations led to unprecedent forest disturbance and salvage logging resulting in large scale </w:t>
      </w:r>
      <w:r w:rsidRPr="002548D5" w:rsidR="3FD975C1">
        <w:rPr>
          <w:rFonts w:ascii="Times New Roman" w:hAnsi="Times New Roman" w:cs="Times New Roman" w:eastAsiaTheme="minorEastAsia"/>
        </w:rPr>
        <w:t>deforestation</w:t>
      </w:r>
      <w:r w:rsidRPr="002548D5">
        <w:rPr>
          <w:rFonts w:ascii="Times New Roman" w:hAnsi="Times New Roman" w:cs="Times New Roman" w:eastAsiaTheme="minorEastAsia"/>
        </w:rPr>
        <w:t>.</w:t>
      </w:r>
    </w:p>
    <w:p w:rsidRPr="002548D5" w:rsidR="00E60230" w:rsidP="00052A27" w:rsidRDefault="5AD9BE26" w14:paraId="1D33C71A" w14:textId="7C4E2302">
      <w:pPr>
        <w:spacing w:line="360" w:lineRule="auto"/>
        <w:jc w:val="both"/>
        <w:rPr>
          <w:ins w:author="Potterf Mária" w:date="2026-05-28T09:15:00Z" w16du:dateUtc="2026-05-28T07:15:00Z" w:id="4"/>
          <w:rFonts w:ascii="Times New Roman" w:hAnsi="Times New Roman" w:cs="Times New Roman" w:eastAsiaTheme="minorEastAsia"/>
        </w:rPr>
      </w:pPr>
      <w:ins w:author="Potterf Mária" w:date="2026-05-28T09:15:00Z" w16du:dateUtc="2026-05-28T07:15:00Z" w:id="5">
        <w:r w:rsidRPr="002548D5">
          <w:rPr>
            <w:rFonts w:ascii="Times New Roman" w:hAnsi="Times New Roman" w:cs="Times New Roman" w:eastAsiaTheme="minorEastAsia"/>
          </w:rPr>
          <w:t>Somewhere here: we can specify that those disturbances affect mature trees, but also subsequent regeneration. Here, we will focus on those regenerating trees and their</w:t>
        </w:r>
      </w:ins>
      <w:r w:rsidRPr="002548D5" w:rsidR="40DD8638">
        <w:rPr>
          <w:rFonts w:ascii="Times New Roman" w:hAnsi="Times New Roman" w:cs="Times New Roman" w:eastAsiaTheme="minorEastAsia"/>
        </w:rPr>
        <w:t xml:space="preserve"> occuring damage types</w:t>
      </w:r>
      <w:ins w:author="Potterf Mária" w:date="2026-05-28T09:15:00Z" w16du:dateUtc="2026-05-28T07:15:00Z" w:id="6">
        <w:r w:rsidRPr="002548D5">
          <w:rPr>
            <w:rFonts w:ascii="Times New Roman" w:hAnsi="Times New Roman" w:cs="Times New Roman" w:eastAsiaTheme="minorEastAsia"/>
          </w:rPr>
          <w:t>.</w:t>
        </w:r>
      </w:ins>
    </w:p>
    <w:p w:rsidRPr="002548D5" w:rsidR="006C5CC5" w:rsidDel="00204737" w:rsidP="00052A27" w:rsidRDefault="006C5CC5" w14:paraId="45EDBF54" w14:textId="55784413">
      <w:pPr>
        <w:spacing w:line="360" w:lineRule="auto"/>
        <w:jc w:val="both"/>
        <w:rPr>
          <w:del w:author="Potterf Mária" w:date="2026-05-28T09:15:00Z" w16du:dateUtc="2026-05-28T07:15:00Z" w:id="7"/>
          <w:rFonts w:ascii="Times New Roman" w:hAnsi="Times New Roman" w:cs="Times New Roman" w:eastAsiaTheme="minorEastAsia"/>
        </w:rPr>
      </w:pPr>
    </w:p>
    <w:p w:rsidRPr="002548D5" w:rsidR="00B76DCD" w:rsidP="00052A27" w:rsidRDefault="28CB86D8" w14:paraId="5CA53955" w14:textId="44BCDA86">
      <w:pPr>
        <w:pStyle w:val="Nadpis3"/>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Abiotic factors</w:t>
      </w:r>
    </w:p>
    <w:p w:rsidRPr="002548D5" w:rsidR="003F302A" w:rsidP="00052A27" w:rsidRDefault="3FD975C1" w14:paraId="2BE5B501" w14:textId="21B07F3C">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Abiotic disturbances include environmental factors such as drought, heatwaves, windstorms, frost events, snow damage, fires, etc. In conditions of Central Europe, prolonged drought with rising temperatures have become particularly important drivers of forest decline. Lack of water negatively affects tree physiology, reduces photosynthesis (reducing growth capabilities), weakens tree defense mechanisms which ultimately increase susceptibility to mostly secondary biotic stressors. In addition to drought stress, wind disturbances used to be the most relevant abiotic factor in central Europe. Its contribution to forest fragmentation and canopy opening posed large threat for forest ecosystems by making them more vulnerable against biotic agents. With respect to climate change, </w:t>
      </w:r>
      <w:r w:rsidRPr="002548D5">
        <w:rPr>
          <w:rFonts w:ascii="Times New Roman" w:hAnsi="Times New Roman" w:cs="Times New Roman" w:eastAsiaTheme="minorEastAsia"/>
        </w:rPr>
        <w:lastRenderedPageBreak/>
        <w:t>it is expected that these abiotic factors might further accelerate forest transformation in the upcoming years.</w:t>
      </w:r>
    </w:p>
    <w:p w:rsidRPr="002548D5" w:rsidR="00B76DCD" w:rsidP="00052A27" w:rsidRDefault="28CB86D8" w14:paraId="5E3FE384" w14:textId="6D2918B1">
      <w:pPr>
        <w:pStyle w:val="Nadpis3"/>
        <w:spacing w:line="360" w:lineRule="auto"/>
        <w:jc w:val="both"/>
        <w:rPr>
          <w:rFonts w:ascii="Times New Roman" w:hAnsi="Times New Roman" w:cs="Times New Roman" w:eastAsiaTheme="minorEastAsia"/>
        </w:rPr>
      </w:pPr>
      <w:commentRangeStart w:id="8"/>
      <w:r w:rsidRPr="002548D5">
        <w:rPr>
          <w:rFonts w:ascii="Times New Roman" w:hAnsi="Times New Roman" w:cs="Times New Roman" w:eastAsiaTheme="minorEastAsia"/>
        </w:rPr>
        <w:t>Biotic factors</w:t>
      </w:r>
      <w:commentRangeEnd w:id="8"/>
      <w:r w:rsidRPr="002548D5" w:rsidR="00B76DCD">
        <w:rPr>
          <w:rStyle w:val="Odkaznakoment"/>
          <w:rFonts w:ascii="Times New Roman" w:hAnsi="Times New Roman" w:cs="Times New Roman" w:eastAsiaTheme="minorEastAsia"/>
          <w:sz w:val="28"/>
          <w:szCs w:val="28"/>
        </w:rPr>
        <w:commentReference w:id="8"/>
      </w:r>
    </w:p>
    <w:p w:rsidRPr="002548D5" w:rsidR="003F302A" w:rsidP="00052A27" w:rsidRDefault="3FD975C1" w14:paraId="2EC01A25" w14:textId="14C63751">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Biotic disturbances are mostly associated with the activity of insects, fungal pathogens and ungulate activity. Their impact is often linked to the physiological conditions of host tree species. In Czech Republic, the most prevailing biotic agents are </w:t>
      </w:r>
      <w:r w:rsidRPr="002548D5" w:rsidR="52C539EE">
        <w:rPr>
          <w:rFonts w:ascii="Times New Roman" w:hAnsi="Times New Roman" w:cs="Times New Roman" w:eastAsiaTheme="minorEastAsia"/>
        </w:rPr>
        <w:t>bark beetles. The most recent example is associated with European spruce bark beetle (</w:t>
      </w:r>
      <w:r w:rsidRPr="002548D5" w:rsidR="52C539EE">
        <w:rPr>
          <w:rFonts w:ascii="Times New Roman" w:hAnsi="Times New Roman" w:cs="Times New Roman" w:eastAsiaTheme="minorEastAsia"/>
          <w:i/>
          <w:iCs/>
        </w:rPr>
        <w:t>Ips typographus</w:t>
      </w:r>
      <w:r w:rsidRPr="002548D5" w:rsidR="52C539EE">
        <w:rPr>
          <w:rFonts w:ascii="Times New Roman" w:hAnsi="Times New Roman" w:cs="Times New Roman" w:eastAsiaTheme="minorEastAsia"/>
        </w:rPr>
        <w:t>) which caused extensive mortality of Norway spruce stands. However, increasing attention is also being directed towards broadleaved tree species because they are frequently utilized in reforestation and their vitality is also being shaken by rising abiotic stress. Browsing pressure is especially important in regenerating forests because it limits the establishment and survival rate of tree saplings.</w:t>
      </w:r>
    </w:p>
    <w:p w:rsidRPr="002548D5" w:rsidR="00B76DCD" w:rsidP="00052A27" w:rsidRDefault="28CB86D8" w14:paraId="63A76B5E" w14:textId="31B593A6">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Collapse of central European forests after drought periods 2015 – 2020</w:t>
      </w:r>
    </w:p>
    <w:p w:rsidRPr="002548D5" w:rsidR="009B1091" w:rsidP="00052A27" w:rsidRDefault="52C539EE" w14:paraId="0CDD31AC" w14:textId="6AF89EF9">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In Czech Republic, the post 2015 period was associated with an unprecedent forest crisis linked primarily to outbreaks of European spruce bark beetle. Following several consecutive years of drought and elevated temperatures, the population dynamic of bark beetles dramatically intensified. While also spruce defense capabilities declined substantially. </w:t>
      </w:r>
      <w:r w:rsidRPr="002548D5" w:rsidR="6555777C">
        <w:rPr>
          <w:rFonts w:ascii="Times New Roman" w:hAnsi="Times New Roman" w:cs="Times New Roman" w:eastAsiaTheme="minorEastAsia"/>
        </w:rPr>
        <w:t>This synergistic effect resulted in extensive tree mortality and large scale deforestation. This happened particularly in areas with high proportions of Norway spruce outside its favorable climatic conditions.</w:t>
      </w:r>
    </w:p>
    <w:p w:rsidRPr="002548D5" w:rsidR="00556E83" w:rsidP="00052A27" w:rsidRDefault="6555777C" w14:paraId="7392BDFA" w14:textId="5F7B8826">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Among the most affected areas was Vysočina region and adjanced parts of south-eastern Czech Republic, where forest disturbances reached extraordinary spatial extent. In many regions, spruce stands collapsed within relatively short period of time. These events not only caused major ecological consequences but also generated substantial economical losses.</w:t>
      </w:r>
    </w:p>
    <w:p w:rsidRPr="002548D5" w:rsidR="00556E83" w:rsidP="00052A27" w:rsidRDefault="6555777C" w14:paraId="5839CC76" w14:textId="6F8387C0">
      <w:pPr>
        <w:spacing w:line="360" w:lineRule="auto"/>
        <w:jc w:val="both"/>
        <w:rPr>
          <w:ins w:author="Potterf Mária" w:date="2026-05-28T09:15:00Z" w16du:dateUtc="2026-05-28T07:15:00Z" w:id="9"/>
          <w:rFonts w:ascii="Times New Roman" w:hAnsi="Times New Roman" w:cs="Times New Roman" w:eastAsiaTheme="minorEastAsia"/>
        </w:rPr>
      </w:pPr>
      <w:r w:rsidRPr="002548D5">
        <w:rPr>
          <w:rFonts w:ascii="Times New Roman" w:hAnsi="Times New Roman" w:cs="Times New Roman" w:eastAsiaTheme="minorEastAsia"/>
        </w:rPr>
        <w:t>The extensive canopy loss initiated new successional dynamics and created opportunities for large scale forest regeneration. As a result, understanding the processes, shaping post disturbance regeneration became increasingly more important for predicting the future development and capability of Central European forests to adapt to the possible threats that the future might pose.</w:t>
      </w:r>
    </w:p>
    <w:p w:rsidRPr="002548D5" w:rsidR="005C5F23" w:rsidP="00052A27" w:rsidRDefault="005C5F23" w14:paraId="5EF734FC" w14:textId="77777777">
      <w:pPr>
        <w:spacing w:line="360" w:lineRule="auto"/>
        <w:jc w:val="both"/>
        <w:rPr>
          <w:ins w:author="Potterf Mária" w:date="2026-05-28T09:15:00Z" w16du:dateUtc="2026-05-28T07:15:00Z" w:id="10"/>
          <w:rFonts w:ascii="Times New Roman" w:hAnsi="Times New Roman" w:cs="Times New Roman" w:eastAsiaTheme="minorEastAsia"/>
        </w:rPr>
      </w:pPr>
    </w:p>
    <w:p w:rsidRPr="002548D5" w:rsidR="005C5F23" w:rsidP="00052A27" w:rsidRDefault="005C5F23" w14:paraId="7DFF946C" w14:textId="77777777">
      <w:pPr>
        <w:spacing w:line="360" w:lineRule="auto"/>
        <w:jc w:val="both"/>
        <w:rPr>
          <w:rFonts w:ascii="Times New Roman" w:hAnsi="Times New Roman" w:cs="Times New Roman" w:eastAsiaTheme="minorEastAsia"/>
        </w:rPr>
      </w:pPr>
    </w:p>
    <w:p w:rsidRPr="002548D5" w:rsidR="00B76DCD" w:rsidP="00052A27" w:rsidRDefault="28CB86D8" w14:paraId="7625E95B" w14:textId="3DCA3E9B">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Forest regeneration processes as a key adaptation d</w:t>
      </w:r>
      <w:commentRangeStart w:id="11"/>
      <w:r w:rsidRPr="002548D5">
        <w:rPr>
          <w:rFonts w:ascii="Times New Roman" w:hAnsi="Times New Roman" w:cs="Times New Roman" w:eastAsiaTheme="minorEastAsia"/>
        </w:rPr>
        <w:t>river</w:t>
      </w:r>
      <w:commentRangeEnd w:id="11"/>
      <w:r w:rsidRPr="002548D5" w:rsidR="00B76DCD">
        <w:rPr>
          <w:rStyle w:val="Odkaznakoment"/>
          <w:rFonts w:ascii="Times New Roman" w:hAnsi="Times New Roman" w:cs="Times New Roman" w:eastAsiaTheme="minorEastAsia"/>
          <w:sz w:val="32"/>
          <w:szCs w:val="32"/>
        </w:rPr>
        <w:commentReference w:id="11"/>
      </w:r>
    </w:p>
    <w:p w:rsidRPr="002548D5" w:rsidR="00590116" w:rsidP="00052A27" w:rsidRDefault="461A0F1E" w14:paraId="1AF95334" w14:textId="50E64039">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Forest regeneration represents a fundamental process, determining the future structure, composition and resilience of forest ecosystems. In the context of ongoing climate change and increasing disturbance frequency, post disturbance regeneration became one of the key mechanisms influencing the adaptive capacity of forests. Successful establishment and development of new forests stands will largely determine whether future forests will be capable of withstanding increasing environmental stress while maintaining its ecosystem functions.</w:t>
      </w:r>
    </w:p>
    <w:p w:rsidRPr="002548D5" w:rsidR="00590116" w:rsidP="00052A27" w:rsidRDefault="461A0F1E" w14:paraId="61BBB589" w14:textId="4D8F29A9">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Forest regeneration occurs on disturbed stands through natural regeneration processes, artificial planting by humans or combinations of both approaches. Natural regeneration is often considered beneficial due to beneficially adapted gene pool, adapted to local conditions. In contrast, artificial regeneration allows foresters to introduce new species, improving stand heterogeneity</w:t>
      </w:r>
      <w:ins w:author="Potterf Mária" w:date="2026-05-28T09:11:00Z" w16du:dateUtc="2026-05-28T07:11:00Z" w:id="12">
        <w:r w:rsidRPr="002548D5" w:rsidR="2A1C9F51">
          <w:rPr>
            <w:rFonts w:ascii="Times New Roman" w:hAnsi="Times New Roman" w:cs="Times New Roman" w:eastAsiaTheme="minorEastAsia"/>
          </w:rPr>
          <w:t xml:space="preserve"> in terms</w:t>
        </w:r>
      </w:ins>
      <w:ins w:author="Potterf Mária" w:date="2026-05-28T09:14:00Z" w16du:dateUtc="2026-05-28T07:14:00Z" w:id="13">
        <w:r w:rsidRPr="002548D5" w:rsidR="726D8DBF">
          <w:rPr>
            <w:rFonts w:ascii="Times New Roman" w:hAnsi="Times New Roman" w:cs="Times New Roman" w:eastAsiaTheme="minorEastAsia"/>
          </w:rPr>
          <w:t xml:space="preserve"> </w:t>
        </w:r>
      </w:ins>
      <w:ins w:author="Potterf Mária" w:date="2026-05-28T09:11:00Z" w16du:dateUtc="2026-05-28T07:11:00Z" w:id="14">
        <w:r w:rsidRPr="002548D5" w:rsidR="2A1C9F51">
          <w:rPr>
            <w:rFonts w:ascii="Times New Roman" w:hAnsi="Times New Roman" w:cs="Times New Roman" w:eastAsiaTheme="minorEastAsia"/>
          </w:rPr>
          <w:t>of structure and composition</w:t>
        </w:r>
      </w:ins>
      <w:r w:rsidRPr="002548D5">
        <w:rPr>
          <w:rFonts w:ascii="Times New Roman" w:hAnsi="Times New Roman" w:cs="Times New Roman" w:eastAsiaTheme="minorEastAsia"/>
        </w:rPr>
        <w:t>. Following the extensive disturbance event from 2015-2020, both management strategies were widely applied across Central European post disturbance landscape.</w:t>
      </w:r>
    </w:p>
    <w:p w:rsidRPr="002548D5" w:rsidR="00590116" w:rsidP="00052A27" w:rsidRDefault="461A0F1E" w14:paraId="3FA31ADC" w14:textId="4E1ED2D4">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However, regeneration process on large disturbed areas are often face ecological challenges. Open post disturbance canopy </w:t>
      </w:r>
      <w:r w:rsidRPr="002548D5" w:rsidR="56B8CECD">
        <w:rPr>
          <w:rFonts w:ascii="Times New Roman" w:hAnsi="Times New Roman" w:cs="Times New Roman" w:eastAsiaTheme="minorEastAsia"/>
        </w:rPr>
        <w:t>are frequently associated with tough microclimatic conditions such as higher radiation exposure, small air humidity, soil drought and unfavorably high temperatures. These effects negatively affect sapling establishment, survival rate and growth possibilities. In addition, exposed saplings are often threatened by ungulate activity such as browsing pressure.</w:t>
      </w:r>
    </w:p>
    <w:p w:rsidRPr="002548D5" w:rsidR="00BA70AE" w:rsidP="00052A27" w:rsidRDefault="56B8CECD" w14:paraId="6294C2E1" w14:textId="477F942B">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The responses of regenerating tree species to these conditions vary considerably depending on the strategies. Pioneer tree species generally characterized by rapid growth, high seed dispersal ability and greater tolerance to environmental extremes might pose and interesting option in these heavily disturbed areas. In contrast, late “climax” species are often more sensitive to climatic stress in early stages but might contribute to long term ecosystem stability and structural complexity.</w:t>
      </w:r>
    </w:p>
    <w:p w:rsidRPr="002548D5" w:rsidR="00BA70AE" w:rsidP="00052A27" w:rsidRDefault="56B8CECD" w14:paraId="0C89E0DD" w14:textId="08B4FFC9">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As a result, post disturbance regeneration dynamics may substantially influence future forest composition and potentially induce long term shifts in ecosystem structure in Central Europe. Understanding the factors affecting regeneration success and damage occurrence in regenerating forest stands therefore presents an essential prerequisite for development of adaptive forest strategies under changing environmental conditions.</w:t>
      </w:r>
    </w:p>
    <w:p w:rsidRPr="002548D5" w:rsidR="00B76DCD" w:rsidP="00052A27" w:rsidRDefault="28CB86D8" w14:paraId="68884C09" w14:textId="6E9F85CE">
      <w:pPr>
        <w:pStyle w:val="Nadpis2"/>
        <w:spacing w:line="360" w:lineRule="auto"/>
        <w:jc w:val="both"/>
        <w:rPr>
          <w:ins w:author="Potterf Mária" w:date="2026-05-28T09:17:00Z" w16du:dateUtc="2026-05-28T07:17:00Z" w:id="15"/>
          <w:rFonts w:ascii="Times New Roman" w:hAnsi="Times New Roman" w:cs="Times New Roman" w:eastAsiaTheme="minorEastAsia"/>
        </w:rPr>
      </w:pPr>
      <w:r w:rsidRPr="002548D5">
        <w:rPr>
          <w:rFonts w:ascii="Times New Roman" w:hAnsi="Times New Roman" w:cs="Times New Roman" w:eastAsiaTheme="minorEastAsia"/>
        </w:rPr>
        <w:lastRenderedPageBreak/>
        <w:t xml:space="preserve">Gap of knowledge -&gt; </w:t>
      </w:r>
      <w:r w:rsidRPr="002548D5" w:rsidR="5BA58E5B">
        <w:rPr>
          <w:rFonts w:ascii="Times New Roman" w:hAnsi="Times New Roman" w:cs="Times New Roman" w:eastAsiaTheme="minorEastAsia"/>
        </w:rPr>
        <w:t>probability of damage and damage types?</w:t>
      </w:r>
    </w:p>
    <w:p w:rsidRPr="002548D5" w:rsidR="00ED35A7" w:rsidRDefault="5BA58E5B" w14:paraId="646294AA" w14:textId="1FDB245C">
      <w:pPr>
        <w:spacing w:line="360" w:lineRule="auto"/>
        <w:rPr>
          <w:rFonts w:ascii="Times New Roman" w:hAnsi="Times New Roman" w:cs="Times New Roman" w:eastAsiaTheme="minorEastAsia"/>
        </w:rPr>
        <w:pPrChange w:author="Potterf Mária" w:date="2026-05-28T09:17:00Z" w16du:dateUtc="2026-05-28T07:17:00Z" w:id="16">
          <w:pPr>
            <w:pStyle w:val="Nadpis2"/>
            <w:jc w:val="both"/>
          </w:pPr>
        </w:pPrChange>
      </w:pPr>
      <w:ins w:author="Potterf Mária" w:date="2026-07-23T06:56:00Z" w16du:dateUtc="2026-07-23T06:56:59Z" w:id="17">
        <w:r w:rsidRPr="002548D5">
          <w:rPr>
            <w:rFonts w:ascii="Times New Roman" w:hAnsi="Times New Roman" w:cs="Times New Roman" w:eastAsiaTheme="minorEastAsia"/>
          </w:rPr>
          <w:t>We already know composition, species abounda</w:t>
        </w:r>
      </w:ins>
      <w:ins w:author="Potterf Mária" w:date="2026-07-23T06:57:00Z" w16du:dateUtc="2026-07-23T06:57:20Z" w:id="18">
        <w:r w:rsidRPr="002548D5">
          <w:rPr>
            <w:rFonts w:ascii="Times New Roman" w:hAnsi="Times New Roman" w:cs="Times New Roman" w:eastAsiaTheme="minorEastAsia"/>
          </w:rPr>
          <w:t xml:space="preserve">nce, heights, ... we do not know  </w:t>
        </w:r>
      </w:ins>
      <w:ins w:author="Potterf Mária" w:date="2026-05-28T09:17:00Z" w16du:dateUtc="2026-05-28T07:17:00Z" w:id="19">
        <w:r w:rsidRPr="002548D5" w:rsidR="4155E8C8">
          <w:rPr>
            <w:rFonts w:ascii="Times New Roman" w:hAnsi="Times New Roman" w:cs="Times New Roman" w:eastAsiaTheme="minorEastAsia"/>
          </w:rPr>
          <w:t xml:space="preserve">what are the types of damages? </w:t>
        </w:r>
      </w:ins>
      <w:ins w:author="Potterf Mária" w:date="2026-05-28T09:21:00Z" w16du:dateUtc="2026-05-28T07:21:00Z" w:id="20">
        <w:r w:rsidRPr="002548D5" w:rsidR="22958B80">
          <w:rPr>
            <w:rFonts w:ascii="Times New Roman" w:hAnsi="Times New Roman" w:cs="Times New Roman" w:eastAsiaTheme="minorEastAsia"/>
          </w:rPr>
          <w:t xml:space="preserve">(biotic, abiotic, </w:t>
        </w:r>
      </w:ins>
      <w:ins w:author="Potterf Mária" w:date="2026-05-28T09:22:00Z" w16du:dateUtc="2026-05-28T07:22:00Z" w:id="21">
        <w:r w:rsidRPr="002548D5" w:rsidR="22958B80">
          <w:rPr>
            <w:rFonts w:ascii="Times New Roman" w:hAnsi="Times New Roman" w:cs="Times New Roman" w:eastAsiaTheme="minorEastAsia"/>
          </w:rPr>
          <w:t>pathogenes?</w:t>
        </w:r>
      </w:ins>
      <w:ins w:author="Potterf Mária" w:date="2026-05-28T09:21:00Z" w16du:dateUtc="2026-05-28T07:21:00Z" w:id="22">
        <w:r w:rsidRPr="002548D5" w:rsidR="22958B80">
          <w:rPr>
            <w:rFonts w:ascii="Times New Roman" w:hAnsi="Times New Roman" w:cs="Times New Roman" w:eastAsiaTheme="minorEastAsia"/>
          </w:rPr>
          <w:t>)</w:t>
        </w:r>
      </w:ins>
      <w:ins w:author="Potterf Mária" w:date="2026-05-28T09:22:00Z" w16du:dateUtc="2026-05-28T07:22:00Z" w:id="23">
        <w:r w:rsidRPr="002548D5" w:rsidR="22958B80">
          <w:rPr>
            <w:rFonts w:ascii="Times New Roman" w:hAnsi="Times New Roman" w:cs="Times New Roman" w:eastAsiaTheme="minorEastAsia"/>
          </w:rPr>
          <w:t xml:space="preserve"> </w:t>
        </w:r>
      </w:ins>
      <w:ins w:author="Potterf Mária" w:date="2026-05-28T09:18:00Z" w16du:dateUtc="2026-05-28T07:18:00Z" w:id="24">
        <w:r w:rsidRPr="002548D5" w:rsidR="1144662E">
          <w:rPr>
            <w:rFonts w:ascii="Times New Roman" w:hAnsi="Times New Roman" w:cs="Times New Roman" w:eastAsiaTheme="minorEastAsia"/>
          </w:rPr>
          <w:t>How they are dist</w:t>
        </w:r>
        <w:r w:rsidRPr="002548D5" w:rsidR="04FE2818">
          <w:rPr>
            <w:rFonts w:ascii="Times New Roman" w:hAnsi="Times New Roman" w:cs="Times New Roman" w:eastAsiaTheme="minorEastAsia"/>
          </w:rPr>
          <w:t>ributed</w:t>
        </w:r>
      </w:ins>
      <w:ins w:author="Potterf Mária" w:date="2026-07-23T06:57:00Z" w16du:dateUtc="2026-07-23T06:57:44Z" w:id="25">
        <w:r w:rsidRPr="002548D5" w:rsidR="1F21876C">
          <w:rPr>
            <w:rFonts w:ascii="Times New Roman" w:hAnsi="Times New Roman" w:cs="Times New Roman" w:eastAsiaTheme="minorEastAsia"/>
          </w:rPr>
          <w:t>?</w:t>
        </w:r>
      </w:ins>
      <w:ins w:author="Potterf Mária" w:date="2026-05-28T09:18:00Z" w16du:dateUtc="2026-05-28T07:18:00Z" w:id="26">
        <w:r w:rsidRPr="002548D5" w:rsidR="04FE2818">
          <w:rPr>
            <w:rFonts w:ascii="Times New Roman" w:hAnsi="Times New Roman" w:cs="Times New Roman" w:eastAsiaTheme="minorEastAsia"/>
          </w:rPr>
          <w:t xml:space="preserve"> </w:t>
        </w:r>
        <w:r w:rsidRPr="002548D5" w:rsidR="3009AC1C">
          <w:rPr>
            <w:rFonts w:ascii="Times New Roman" w:hAnsi="Times New Roman" w:cs="Times New Roman" w:eastAsiaTheme="minorEastAsia"/>
          </w:rPr>
          <w:t xml:space="preserve">by tree species, </w:t>
        </w:r>
        <w:r w:rsidRPr="002548D5" w:rsidR="1F97BC8C">
          <w:rPr>
            <w:rFonts w:ascii="Times New Roman" w:hAnsi="Times New Roman" w:cs="Times New Roman" w:eastAsiaTheme="minorEastAsia"/>
          </w:rPr>
          <w:t>within a tree (</w:t>
        </w:r>
      </w:ins>
      <w:ins w:author="Potterf Mária" w:date="2026-05-28T09:19:00Z" w16du:dateUtc="2026-05-28T07:19:00Z" w:id="27">
        <w:r w:rsidRPr="002548D5" w:rsidR="1F97BC8C">
          <w:rPr>
            <w:rFonts w:ascii="Times New Roman" w:hAnsi="Times New Roman" w:cs="Times New Roman" w:eastAsiaTheme="minorEastAsia"/>
          </w:rPr>
          <w:t>where the damage is</w:t>
        </w:r>
      </w:ins>
      <w:ins w:author="Potterf Mária" w:date="2026-05-28T09:18:00Z" w16du:dateUtc="2026-05-28T07:18:00Z" w:id="28">
        <w:r w:rsidRPr="002548D5" w:rsidR="1F97BC8C">
          <w:rPr>
            <w:rFonts w:ascii="Times New Roman" w:hAnsi="Times New Roman" w:cs="Times New Roman" w:eastAsiaTheme="minorEastAsia"/>
          </w:rPr>
          <w:t>)</w:t>
        </w:r>
      </w:ins>
      <w:ins w:author="Potterf Mária" w:date="2026-05-28T09:19:00Z" w16du:dateUtc="2026-05-28T07:19:00Z" w:id="29">
        <w:r w:rsidRPr="002548D5" w:rsidR="141051CA">
          <w:rPr>
            <w:rFonts w:ascii="Times New Roman" w:hAnsi="Times New Roman" w:cs="Times New Roman" w:eastAsiaTheme="minorEastAsia"/>
          </w:rPr>
          <w:t xml:space="preserve">? </w:t>
        </w:r>
      </w:ins>
      <w:ins w:author="Potterf Mária" w:date="2026-05-28T09:17:00Z" w16du:dateUtc="2026-05-28T07:17:00Z" w:id="30">
        <w:r w:rsidRPr="002548D5" w:rsidR="4155E8C8">
          <w:rPr>
            <w:rFonts w:ascii="Times New Roman" w:hAnsi="Times New Roman" w:cs="Times New Roman" w:eastAsiaTheme="minorEastAsia"/>
          </w:rPr>
          <w:t xml:space="preserve">At what parts of </w:t>
        </w:r>
        <w:r w:rsidRPr="002548D5" w:rsidR="688229F0">
          <w:rPr>
            <w:rFonts w:ascii="Times New Roman" w:hAnsi="Times New Roman" w:cs="Times New Roman" w:eastAsiaTheme="minorEastAsia"/>
          </w:rPr>
          <w:t>tree (</w:t>
        </w:r>
        <w:r w:rsidRPr="002548D5" w:rsidR="71653BBF">
          <w:rPr>
            <w:rFonts w:ascii="Times New Roman" w:hAnsi="Times New Roman" w:cs="Times New Roman" w:eastAsiaTheme="minorEastAsia"/>
          </w:rPr>
          <w:t>terminal – critical</w:t>
        </w:r>
        <w:r w:rsidRPr="002548D5" w:rsidR="77B8D082">
          <w:rPr>
            <w:rFonts w:ascii="Times New Roman" w:hAnsi="Times New Roman" w:cs="Times New Roman" w:eastAsiaTheme="minorEastAsia"/>
          </w:rPr>
          <w:t xml:space="preserve"> for tree quality</w:t>
        </w:r>
        <w:r w:rsidRPr="002548D5" w:rsidR="71653BBF">
          <w:rPr>
            <w:rFonts w:ascii="Times New Roman" w:hAnsi="Times New Roman" w:cs="Times New Roman" w:eastAsiaTheme="minorEastAsia"/>
          </w:rPr>
          <w:t xml:space="preserve">, leaves </w:t>
        </w:r>
        <w:r w:rsidRPr="002548D5" w:rsidR="77B8D082">
          <w:rPr>
            <w:rFonts w:ascii="Times New Roman" w:hAnsi="Times New Roman" w:cs="Times New Roman" w:eastAsiaTheme="minorEastAsia"/>
          </w:rPr>
          <w:t>–</w:t>
        </w:r>
        <w:r w:rsidRPr="002548D5" w:rsidR="71653BBF">
          <w:rPr>
            <w:rFonts w:ascii="Times New Roman" w:hAnsi="Times New Roman" w:cs="Times New Roman" w:eastAsiaTheme="minorEastAsia"/>
          </w:rPr>
          <w:t xml:space="preserve"> </w:t>
        </w:r>
        <w:r w:rsidRPr="002548D5" w:rsidR="77B8D082">
          <w:rPr>
            <w:rFonts w:ascii="Times New Roman" w:hAnsi="Times New Roman" w:cs="Times New Roman" w:eastAsiaTheme="minorEastAsia"/>
          </w:rPr>
          <w:t>tree can survi</w:t>
        </w:r>
      </w:ins>
      <w:ins w:author="Potterf Mária" w:date="2026-05-28T09:18:00Z" w16du:dateUtc="2026-05-28T07:18:00Z" w:id="31">
        <w:r w:rsidRPr="002548D5" w:rsidR="77B8D082">
          <w:rPr>
            <w:rFonts w:ascii="Times New Roman" w:hAnsi="Times New Roman" w:cs="Times New Roman" w:eastAsiaTheme="minorEastAsia"/>
          </w:rPr>
          <w:t>v</w:t>
        </w:r>
      </w:ins>
      <w:ins w:author="Potterf Mária" w:date="2026-05-28T09:17:00Z" w16du:dateUtc="2026-05-28T07:17:00Z" w:id="32">
        <w:r w:rsidRPr="002548D5" w:rsidR="77B8D082">
          <w:rPr>
            <w:rFonts w:ascii="Times New Roman" w:hAnsi="Times New Roman" w:cs="Times New Roman" w:eastAsiaTheme="minorEastAsia"/>
          </w:rPr>
          <w:t>e</w:t>
        </w:r>
      </w:ins>
      <w:ins w:author="Potterf Mária" w:date="2026-05-28T09:18:00Z" w16du:dateUtc="2026-05-28T07:18:00Z" w:id="33">
        <w:r w:rsidRPr="002548D5" w:rsidR="77B8D082">
          <w:rPr>
            <w:rFonts w:ascii="Times New Roman" w:hAnsi="Times New Roman" w:cs="Times New Roman" w:eastAsiaTheme="minorEastAsia"/>
          </w:rPr>
          <w:t xml:space="preserve">, base – </w:t>
        </w:r>
        <w:r w:rsidRPr="002548D5" w:rsidR="0DEB1997">
          <w:rPr>
            <w:rFonts w:ascii="Times New Roman" w:hAnsi="Times New Roman" w:cs="Times New Roman" w:eastAsiaTheme="minorEastAsia"/>
          </w:rPr>
          <w:t>potentially damaging?</w:t>
        </w:r>
      </w:ins>
      <w:ins w:author="Potterf Mária" w:date="2026-05-28T09:17:00Z" w16du:dateUtc="2026-05-28T07:17:00Z" w:id="34">
        <w:r w:rsidRPr="002548D5" w:rsidR="688229F0">
          <w:rPr>
            <w:rFonts w:ascii="Times New Roman" w:hAnsi="Times New Roman" w:cs="Times New Roman" w:eastAsiaTheme="minorEastAsia"/>
          </w:rPr>
          <w:t>)</w:t>
        </w:r>
      </w:ins>
      <w:ins w:author="Potterf Mária" w:date="2026-05-28T09:19:00Z" w16du:dateUtc="2026-05-28T07:19:00Z" w:id="35">
        <w:r w:rsidRPr="002548D5" w:rsidR="0E28F3E1">
          <w:rPr>
            <w:rFonts w:ascii="Times New Roman" w:hAnsi="Times New Roman" w:cs="Times New Roman" w:eastAsiaTheme="minorEastAsia"/>
          </w:rPr>
          <w:t xml:space="preserve">. </w:t>
        </w:r>
        <w:r w:rsidRPr="002548D5" w:rsidR="141051CA">
          <w:rPr>
            <w:rFonts w:ascii="Times New Roman" w:hAnsi="Times New Roman" w:cs="Times New Roman" w:eastAsiaTheme="minorEastAsia"/>
          </w:rPr>
          <w:t xml:space="preserve">Where in landscape they are located? </w:t>
        </w:r>
      </w:ins>
      <w:ins w:author="Potterf Mária" w:date="2026-05-28T09:20:00Z" w16du:dateUtc="2026-05-28T07:20:00Z" w:id="36">
        <w:r w:rsidRPr="002548D5" w:rsidR="5C94D7C2">
          <w:rPr>
            <w:rFonts w:ascii="Times New Roman" w:hAnsi="Times New Roman" w:cs="Times New Roman" w:eastAsiaTheme="minorEastAsia"/>
          </w:rPr>
          <w:t>(clustered, homogenous, no pattern?</w:t>
        </w:r>
        <w:r w:rsidRPr="002548D5" w:rsidR="3E6CCC66">
          <w:rPr>
            <w:rFonts w:ascii="Times New Roman" w:hAnsi="Times New Roman" w:cs="Times New Roman" w:eastAsiaTheme="minorEastAsia"/>
          </w:rPr>
          <w:t xml:space="preserve"> – effect of </w:t>
        </w:r>
        <w:r w:rsidRPr="002548D5" w:rsidR="7AD437E6">
          <w:rPr>
            <w:rFonts w:ascii="Times New Roman" w:hAnsi="Times New Roman" w:cs="Times New Roman" w:eastAsiaTheme="minorEastAsia"/>
          </w:rPr>
          <w:t>fencing?</w:t>
        </w:r>
        <w:r w:rsidRPr="002548D5" w:rsidR="5C94D7C2">
          <w:rPr>
            <w:rFonts w:ascii="Times New Roman" w:hAnsi="Times New Roman" w:cs="Times New Roman" w:eastAsiaTheme="minorEastAsia"/>
          </w:rPr>
          <w:t>)</w:t>
        </w:r>
        <w:r w:rsidRPr="002548D5" w:rsidR="7AD437E6">
          <w:rPr>
            <w:rFonts w:ascii="Times New Roman" w:hAnsi="Times New Roman" w:cs="Times New Roman" w:eastAsiaTheme="minorEastAsia"/>
          </w:rPr>
          <w:t xml:space="preserve"> how are damage type affected by the management type? (effect of planting, browsing protection</w:t>
        </w:r>
        <w:r w:rsidRPr="002548D5" w:rsidR="63F59FA8">
          <w:rPr>
            <w:rFonts w:ascii="Times New Roman" w:hAnsi="Times New Roman" w:cs="Times New Roman" w:eastAsiaTheme="minorEastAsia"/>
          </w:rPr>
          <w:t>?</w:t>
        </w:r>
        <w:r w:rsidRPr="002548D5" w:rsidR="7AD437E6">
          <w:rPr>
            <w:rFonts w:ascii="Times New Roman" w:hAnsi="Times New Roman" w:cs="Times New Roman" w:eastAsiaTheme="minorEastAsia"/>
          </w:rPr>
          <w:t>)</w:t>
        </w:r>
      </w:ins>
    </w:p>
    <w:p w:rsidRPr="002548D5" w:rsidR="0002534A" w:rsidP="00052A27" w:rsidRDefault="60D37234" w14:paraId="56843E40" w14:textId="61FF20C2">
      <w:pPr>
        <w:pStyle w:val="Nadpis1"/>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Material and methods </w:t>
      </w:r>
    </w:p>
    <w:p w:rsidRPr="002548D5" w:rsidR="00B443E1" w:rsidP="00052A27" w:rsidRDefault="3D2A3DEF" w14:paraId="6084BB40" w14:textId="436E0826">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Study area</w:t>
      </w:r>
    </w:p>
    <w:p w:rsidRPr="002548D5" w:rsidR="009369DE" w:rsidP="00052A27" w:rsidRDefault="009369DE" w14:paraId="4011DC51" w14:textId="77777777">
      <w:pPr>
        <w:spacing w:line="360" w:lineRule="auto"/>
        <w:jc w:val="both"/>
        <w:rPr>
          <w:rFonts w:ascii="Times New Roman" w:hAnsi="Times New Roman" w:cs="Times New Roman" w:eastAsiaTheme="minorEastAsia"/>
          <w:sz w:val="22"/>
          <w:szCs w:val="22"/>
        </w:rPr>
      </w:pPr>
    </w:p>
    <w:p w:rsidRPr="002548D5" w:rsidR="009369DE" w:rsidP="00052A27" w:rsidRDefault="23CB0291" w14:paraId="6B0E6B8C" w14:textId="3D32EB5B">
      <w:pPr>
        <w:spacing w:line="360" w:lineRule="auto"/>
        <w:jc w:val="both"/>
        <w:rPr>
          <w:ins w:author="Hlásny Tomáš" w:date="2026-05-28T09:19:00Z" w16du:dateUtc="2026-05-28T07:19:00Z" w:id="37"/>
          <w:rFonts w:ascii="Times New Roman" w:hAnsi="Times New Roman" w:cs="Times New Roman" w:eastAsiaTheme="minorEastAsia"/>
          <w:sz w:val="22"/>
          <w:szCs w:val="22"/>
          <w:rPrChange w:author="Modlinger Roman" w:date="2026-06-04T09:38:00Z" w16du:dateUtc="2026-06-04T07:38:00Z" w:id="38">
            <w:rPr>
              <w:ins w:author="Hlásny Tomáš" w:date="2026-05-28T09:19:00Z" w16du:dateUtc="2026-05-28T07:19:00Z" w:id="39"/>
              <w:sz w:val="22"/>
              <w:szCs w:val="22"/>
            </w:rPr>
          </w:rPrChange>
        </w:rPr>
      </w:pPr>
      <w:r w:rsidRPr="002548D5">
        <w:rPr>
          <w:rFonts w:ascii="Times New Roman" w:hAnsi="Times New Roman" w:cs="Times New Roman" w:eastAsiaTheme="minorEastAsia"/>
          <w:sz w:val="22"/>
          <w:szCs w:val="22"/>
        </w:rPr>
        <w:t xml:space="preserve">The study </w:t>
      </w:r>
      <w:ins w:author="Hlásny Tomáš" w:date="2026-05-28T09:18:00Z" w16du:dateUtc="2026-05-28T07:18:00Z" w:id="40">
        <w:r w:rsidRPr="002548D5">
          <w:rPr>
            <w:rFonts w:ascii="Times New Roman" w:hAnsi="Times New Roman" w:cs="Times New Roman" w:eastAsiaTheme="minorEastAsia"/>
            <w:sz w:val="22"/>
            <w:szCs w:val="22"/>
          </w:rPr>
          <w:t xml:space="preserve">region is located in …. </w:t>
        </w:r>
      </w:ins>
      <w:ins w:author="Hlásny Tomáš" w:date="2026-05-28T09:19:00Z" w16du:dateUtc="2026-05-28T07:19:00Z" w:id="41">
        <w:r w:rsidRPr="002548D5" w:rsidR="32CC4C69">
          <w:rPr>
            <w:rFonts w:ascii="Times New Roman" w:hAnsi="Times New Roman" w:cs="Times New Roman" w:eastAsiaTheme="minorEastAsia"/>
            <w:sz w:val="22"/>
            <w:szCs w:val="22"/>
          </w:rPr>
          <w:t>Prirodne podmienky, dis</w:t>
        </w:r>
      </w:ins>
      <w:ins w:author="Hlásny Tomáš" w:date="2026-05-28T09:20:00Z" w16du:dateUtc="2026-05-28T07:20:00Z" w:id="42">
        <w:r w:rsidRPr="002548D5" w:rsidR="32CC4C69">
          <w:rPr>
            <w:rFonts w:ascii="Times New Roman" w:hAnsi="Times New Roman" w:cs="Times New Roman" w:eastAsiaTheme="minorEastAsia"/>
            <w:sz w:val="22"/>
            <w:szCs w:val="22"/>
          </w:rPr>
          <w:t>turbance, rozloha, obdobi, etc.</w:t>
        </w:r>
      </w:ins>
      <w:ins w:author="Hlásny Tomáš" w:date="2026-05-28T09:18:00Z" w16du:dateUtc="2026-05-28T07:18:00Z" w:id="43">
        <w:r w:rsidRPr="002548D5">
          <w:rPr>
            <w:rFonts w:ascii="Times New Roman" w:hAnsi="Times New Roman" w:cs="Times New Roman" w:eastAsiaTheme="minorEastAsia"/>
            <w:sz w:val="22"/>
            <w:szCs w:val="22"/>
          </w:rPr>
          <w:t xml:space="preserve"> …. </w:t>
        </w:r>
        <w:r w:rsidRPr="002548D5">
          <w:rPr>
            <w:rFonts w:ascii="Times New Roman" w:hAnsi="Times New Roman" w:cs="Times New Roman" w:eastAsiaTheme="minorEastAsia"/>
            <w:sz w:val="22"/>
            <w:szCs w:val="22"/>
            <w:rPrChange w:author="Modlinger Roman" w:date="2026-06-04T09:38:00Z" w16du:dateUtc="2026-06-04T07:38:00Z" w:id="44">
              <w:rPr>
                <w:sz w:val="22"/>
                <w:szCs w:val="22"/>
              </w:rPr>
            </w:rPrChange>
          </w:rPr>
          <w:t>Pozri si Prosperove články, je t</w:t>
        </w:r>
      </w:ins>
      <w:ins w:author="Hlásny Tomáš" w:date="2026-05-28T09:19:00Z" w16du:dateUtc="2026-05-28T07:19:00Z" w:id="45">
        <w:r w:rsidRPr="002548D5">
          <w:rPr>
            <w:rFonts w:ascii="Times New Roman" w:hAnsi="Times New Roman" w:cs="Times New Roman" w:eastAsiaTheme="minorEastAsia"/>
            <w:sz w:val="22"/>
            <w:szCs w:val="22"/>
            <w:rPrChange w:author="Modlinger Roman" w:date="2026-06-04T09:38:00Z" w16du:dateUtc="2026-06-04T07:38:00Z" w:id="46">
              <w:rPr>
                <w:sz w:val="22"/>
                <w:szCs w:val="22"/>
              </w:rPr>
            </w:rPrChange>
          </w:rPr>
          <w:t xml:space="preserve">am charakteristika uzemia, sposob jeho vymedzenia. … zároveň Majin </w:t>
        </w:r>
        <w:r w:rsidRPr="002548D5" w:rsidR="0243D128">
          <w:rPr>
            <w:rFonts w:ascii="Times New Roman" w:hAnsi="Times New Roman" w:cs="Times New Roman" w:eastAsiaTheme="minorEastAsia"/>
            <w:sz w:val="22"/>
            <w:szCs w:val="22"/>
            <w:rPrChange w:author="Modlinger Roman" w:date="2026-06-04T09:38:00Z" w16du:dateUtc="2026-06-04T07:38:00Z" w:id="47">
              <w:rPr>
                <w:sz w:val="22"/>
                <w:szCs w:val="22"/>
              </w:rPr>
            </w:rPrChange>
          </w:rPr>
          <w:t>článok na ktorom teraz robí</w:t>
        </w:r>
      </w:ins>
    </w:p>
    <w:p w:rsidRPr="002548D5" w:rsidR="009500A6" w:rsidP="00052A27" w:rsidRDefault="0E315D5E" w14:paraId="637EAF0E" w14:textId="58B66871">
      <w:pPr>
        <w:spacing w:line="360" w:lineRule="auto"/>
        <w:jc w:val="both"/>
        <w:rPr>
          <w:rFonts w:ascii="Times New Roman" w:hAnsi="Times New Roman" w:cs="Times New Roman" w:eastAsiaTheme="minorEastAsia"/>
          <w:sz w:val="22"/>
          <w:szCs w:val="22"/>
        </w:rPr>
      </w:pPr>
      <w:ins w:author="Hlásny Tomáš" w:date="2026-05-28T09:19:00Z" w16du:dateUtc="2026-05-28T07:19:00Z" w:id="48">
        <w:r w:rsidRPr="002548D5">
          <w:rPr>
            <w:rFonts w:ascii="Times New Roman" w:hAnsi="Times New Roman" w:cs="Times New Roman" w:eastAsiaTheme="minorEastAsia"/>
            <w:sz w:val="22"/>
            <w:szCs w:val="22"/>
          </w:rPr>
          <w:t xml:space="preserve">A potom ideš </w:t>
        </w:r>
        <w:r w:rsidRPr="002548D5" w:rsidR="39913456">
          <w:rPr>
            <w:rFonts w:ascii="Times New Roman" w:hAnsi="Times New Roman" w:cs="Times New Roman" w:eastAsiaTheme="minorEastAsia"/>
            <w:sz w:val="22"/>
            <w:szCs w:val="22"/>
          </w:rPr>
          <w:t xml:space="preserve">k sampling design </w:t>
        </w:r>
      </w:ins>
    </w:p>
    <w:p w:rsidRPr="002548D5" w:rsidR="0002534A" w:rsidP="00052A27" w:rsidRDefault="60D37234" w14:paraId="2876EE3F" w14:textId="2EF28044">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To identify the areas, most severely affected by forest disturbances, an European forest disturbance map (Senf &amp; Seidl, 2021) was used, corrected for human-induced changes in canopy cover (Seidl &amp; Senf, 2024) and supplemented with disturbance hotspots derived using the proposed methodology </w:t>
      </w:r>
      <w:r w:rsidRPr="002548D5" w:rsidR="7FCBB0C4">
        <w:rPr>
          <w:rFonts w:ascii="Times New Roman" w:hAnsi="Times New Roman" w:cs="Times New Roman" w:eastAsiaTheme="minorEastAsia"/>
          <w:sz w:val="22"/>
          <w:szCs w:val="22"/>
        </w:rPr>
        <w:t xml:space="preserve">by </w:t>
      </w:r>
      <w:r w:rsidRPr="002548D5">
        <w:rPr>
          <w:rFonts w:ascii="Times New Roman" w:hAnsi="Times New Roman" w:cs="Times New Roman" w:eastAsiaTheme="minorEastAsia"/>
          <w:sz w:val="22"/>
          <w:szCs w:val="22"/>
        </w:rPr>
        <w:t>Potterf et al., 2026. Field data collection was conducted in the southern to southeastern part of the Czech Republic</w:t>
      </w:r>
      <w:commentRangeStart w:id="49"/>
      <w:r w:rsidRPr="002548D5">
        <w:rPr>
          <w:rFonts w:ascii="Times New Roman" w:hAnsi="Times New Roman" w:cs="Times New Roman" w:eastAsiaTheme="minorEastAsia"/>
          <w:sz w:val="22"/>
          <w:szCs w:val="22"/>
        </w:rPr>
        <w:t xml:space="preserve">, within the main disturbance zone located in the broader Vysočina region </w:t>
      </w:r>
      <w:commentRangeEnd w:id="49"/>
      <w:r w:rsidRPr="002548D5" w:rsidR="0002534A">
        <w:rPr>
          <w:rStyle w:val="Odkaznakoment"/>
          <w:rFonts w:ascii="Times New Roman" w:hAnsi="Times New Roman" w:cs="Times New Roman" w:eastAsiaTheme="minorEastAsia"/>
          <w:sz w:val="22"/>
          <w:szCs w:val="22"/>
        </w:rPr>
        <w:commentReference w:id="49"/>
      </w:r>
      <w:r w:rsidRPr="002548D5">
        <w:rPr>
          <w:rFonts w:ascii="Times New Roman" w:hAnsi="Times New Roman" w:cs="Times New Roman" w:eastAsiaTheme="minorEastAsia"/>
          <w:sz w:val="22"/>
          <w:szCs w:val="22"/>
        </w:rPr>
        <w:t>(severely disturbed</w:t>
      </w:r>
      <w:del w:author="Potterf Mária" w:date="2026-05-28T09:22:00Z" w16du:dateUtc="2026-05-28T07:22:00Z" w:id="50">
        <w:r w:rsidRPr="002548D5" w:rsidDel="60D37234" w:rsidR="0002534A">
          <w:rPr>
            <w:rFonts w:ascii="Times New Roman" w:hAnsi="Times New Roman" w:cs="Times New Roman" w:eastAsiaTheme="minorEastAsia"/>
            <w:sz w:val="22"/>
            <w:szCs w:val="22"/>
          </w:rPr>
          <w:delText xml:space="preserve"> zone C4</w:delText>
        </w:r>
      </w:del>
      <w:r w:rsidRPr="002548D5">
        <w:rPr>
          <w:rFonts w:ascii="Times New Roman" w:hAnsi="Times New Roman" w:cs="Times New Roman" w:eastAsiaTheme="minorEastAsia"/>
          <w:sz w:val="22"/>
          <w:szCs w:val="22"/>
        </w:rPr>
        <w:t xml:space="preserve"> according to Washaya et al., 2024). At sites disturbed or subject to forest stand collapse after 2018. Sampling clusters were established, each consisting of five subplots arranged in a “+” </w:t>
      </w:r>
      <w:r w:rsidRPr="002548D5" w:rsidR="7FCBB0C4">
        <w:rPr>
          <w:rFonts w:ascii="Times New Roman" w:hAnsi="Times New Roman" w:cs="Times New Roman" w:eastAsiaTheme="minorEastAsia"/>
          <w:sz w:val="22"/>
          <w:szCs w:val="22"/>
        </w:rPr>
        <w:t xml:space="preserve">shape </w:t>
      </w:r>
      <w:r w:rsidRPr="002548D5">
        <w:rPr>
          <w:rFonts w:ascii="Times New Roman" w:hAnsi="Times New Roman" w:cs="Times New Roman" w:eastAsiaTheme="minorEastAsia"/>
          <w:sz w:val="22"/>
          <w:szCs w:val="22"/>
        </w:rPr>
        <w:t xml:space="preserve">configuration, with the central point randomly selected within a regular square grid. Individual </w:t>
      </w:r>
      <w:r w:rsidRPr="002548D5" w:rsidR="7FCBB0C4">
        <w:rPr>
          <w:rFonts w:ascii="Times New Roman" w:hAnsi="Times New Roman" w:cs="Times New Roman" w:eastAsiaTheme="minorEastAsia"/>
          <w:sz w:val="22"/>
          <w:szCs w:val="22"/>
        </w:rPr>
        <w:t>sub</w:t>
      </w:r>
      <w:r w:rsidRPr="002548D5">
        <w:rPr>
          <w:rFonts w:ascii="Times New Roman" w:hAnsi="Times New Roman" w:cs="Times New Roman" w:eastAsiaTheme="minorEastAsia"/>
          <w:sz w:val="22"/>
          <w:szCs w:val="22"/>
        </w:rPr>
        <w:t xml:space="preserve">plots </w:t>
      </w:r>
      <w:r w:rsidRPr="002548D5" w:rsidR="7FCBB0C4">
        <w:rPr>
          <w:rFonts w:ascii="Times New Roman" w:hAnsi="Times New Roman" w:cs="Times New Roman" w:eastAsiaTheme="minorEastAsia"/>
          <w:sz w:val="22"/>
          <w:szCs w:val="22"/>
        </w:rPr>
        <w:t>were</w:t>
      </w:r>
      <w:r w:rsidRPr="002548D5">
        <w:rPr>
          <w:rFonts w:ascii="Times New Roman" w:hAnsi="Times New Roman" w:cs="Times New Roman" w:eastAsiaTheme="minorEastAsia"/>
          <w:sz w:val="22"/>
          <w:szCs w:val="22"/>
        </w:rPr>
        <w:t xml:space="preserve"> located 20 m from the center in the cardinal directions and </w:t>
      </w:r>
      <w:r w:rsidRPr="002548D5" w:rsidR="7FCBB0C4">
        <w:rPr>
          <w:rFonts w:ascii="Times New Roman" w:hAnsi="Times New Roman" w:cs="Times New Roman" w:eastAsiaTheme="minorEastAsia"/>
          <w:sz w:val="22"/>
          <w:szCs w:val="22"/>
        </w:rPr>
        <w:t>had</w:t>
      </w:r>
      <w:r w:rsidRPr="002548D5">
        <w:rPr>
          <w:rFonts w:ascii="Times New Roman" w:hAnsi="Times New Roman" w:cs="Times New Roman" w:eastAsiaTheme="minorEastAsia"/>
          <w:sz w:val="22"/>
          <w:szCs w:val="22"/>
        </w:rPr>
        <w:t xml:space="preserve"> dimensions of 2 × 2 m.</w:t>
      </w:r>
      <w:r w:rsidRPr="002548D5" w:rsidR="33F39BB3">
        <w:rPr>
          <w:rFonts w:ascii="Times New Roman" w:hAnsi="Times New Roman" w:cs="Times New Roman" w:eastAsiaTheme="minorEastAsia"/>
          <w:sz w:val="22"/>
          <w:szCs w:val="22"/>
        </w:rPr>
        <w:t xml:space="preserve"> Clusters were established at minimum 200 m from each other with the aim of capturing the whole gradient of disturbances.</w:t>
      </w:r>
    </w:p>
    <w:p w:rsidRPr="002548D5" w:rsidR="009C2003" w:rsidP="00052A27" w:rsidRDefault="60D37234" w14:paraId="32265928" w14:textId="5B480F1D">
      <w:pPr>
        <w:spacing w:line="360" w:lineRule="auto"/>
        <w:jc w:val="both"/>
        <w:rPr>
          <w:ins w:author="Neugebauer Michal" w:date="2026-06-03T13:18:00Z" w16du:dateUtc="2026-06-03T13:18:20Z" w:id="51"/>
          <w:rFonts w:ascii="Times New Roman" w:hAnsi="Times New Roman" w:cs="Times New Roman" w:eastAsiaTheme="minorEastAsia"/>
          <w:sz w:val="22"/>
          <w:szCs w:val="22"/>
        </w:rPr>
      </w:pPr>
      <w:commentRangeStart w:id="52"/>
      <w:commentRangeStart w:id="53"/>
      <w:r w:rsidRPr="002548D5">
        <w:rPr>
          <w:rFonts w:ascii="Times New Roman" w:hAnsi="Times New Roman" w:cs="Times New Roman" w:eastAsiaTheme="minorEastAsia"/>
          <w:sz w:val="22"/>
          <w:szCs w:val="22"/>
        </w:rPr>
        <w:t>Dat</w:t>
      </w:r>
      <w:commentRangeEnd w:id="52"/>
      <w:r w:rsidRPr="002548D5" w:rsidR="0002534A">
        <w:rPr>
          <w:rStyle w:val="Odkaznakoment"/>
          <w:rFonts w:ascii="Times New Roman" w:hAnsi="Times New Roman" w:cs="Times New Roman" w:eastAsiaTheme="minorEastAsia"/>
          <w:sz w:val="22"/>
          <w:szCs w:val="22"/>
        </w:rPr>
        <w:commentReference w:id="52"/>
      </w:r>
      <w:commentRangeEnd w:id="53"/>
      <w:r>
        <w:rPr>
          <w:rStyle w:val="CommentReference"/>
        </w:rPr>
        <w:commentReference w:id="53"/>
      </w:r>
      <w:r w:rsidRPr="002548D5">
        <w:rPr>
          <w:rFonts w:ascii="Times New Roman" w:hAnsi="Times New Roman" w:cs="Times New Roman" w:eastAsiaTheme="minorEastAsia"/>
          <w:sz w:val="22"/>
          <w:szCs w:val="22"/>
        </w:rPr>
        <w:t>a collection was carried out</w:t>
      </w:r>
      <w:r w:rsidRPr="002548D5" w:rsidR="45956D9A">
        <w:rPr>
          <w:rFonts w:ascii="Times New Roman" w:hAnsi="Times New Roman" w:cs="Times New Roman" w:eastAsiaTheme="minorEastAsia"/>
          <w:sz w:val="22"/>
          <w:szCs w:val="22"/>
        </w:rPr>
        <w:t xml:space="preserve"> during summer 2025,</w:t>
      </w:r>
      <w:r w:rsidRPr="002548D5">
        <w:rPr>
          <w:rFonts w:ascii="Times New Roman" w:hAnsi="Times New Roman" w:cs="Times New Roman" w:eastAsiaTheme="minorEastAsia"/>
          <w:sz w:val="22"/>
          <w:szCs w:val="22"/>
        </w:rPr>
        <w:t xml:space="preserve"> using tablet devices equipped with the Q</w:t>
      </w:r>
      <w:ins w:author="Potterf Mária" w:date="2026-05-28T09:23:00Z" w16du:dateUtc="2026-05-28T07:23:00Z" w:id="54">
        <w:r w:rsidRPr="002548D5" w:rsidR="03228B0C">
          <w:rPr>
            <w:rFonts w:ascii="Times New Roman" w:hAnsi="Times New Roman" w:cs="Times New Roman" w:eastAsiaTheme="minorEastAsia"/>
            <w:sz w:val="22"/>
            <w:szCs w:val="22"/>
          </w:rPr>
          <w:t>Field</w:t>
        </w:r>
      </w:ins>
      <w:del w:author="Potterf Mária" w:date="2026-05-28T09:23:00Z" w16du:dateUtc="2026-05-28T07:23:00Z" w:id="55">
        <w:r w:rsidRPr="002548D5" w:rsidDel="60D37234" w:rsidR="0002534A">
          <w:rPr>
            <w:rFonts w:ascii="Times New Roman" w:hAnsi="Times New Roman" w:cs="Times New Roman" w:eastAsiaTheme="minorEastAsia"/>
            <w:sz w:val="22"/>
            <w:szCs w:val="22"/>
          </w:rPr>
          <w:delText>GIS</w:delText>
        </w:r>
      </w:del>
      <w:r w:rsidRPr="002548D5">
        <w:rPr>
          <w:rFonts w:ascii="Times New Roman" w:hAnsi="Times New Roman" w:cs="Times New Roman" w:eastAsiaTheme="minorEastAsia"/>
          <w:sz w:val="22"/>
          <w:szCs w:val="22"/>
        </w:rPr>
        <w:t xml:space="preserve"> geographic information </w:t>
      </w:r>
      <w:ins w:author="Potterf Mária" w:date="2026-05-28T09:23:00Z" w16du:dateUtc="2026-05-28T07:23:00Z" w:id="56">
        <w:r w:rsidRPr="002548D5" w:rsidR="02AEBFE1">
          <w:rPr>
            <w:rFonts w:ascii="Times New Roman" w:hAnsi="Times New Roman" w:cs="Times New Roman" w:eastAsiaTheme="minorEastAsia"/>
            <w:sz w:val="22"/>
            <w:szCs w:val="22"/>
          </w:rPr>
          <w:t xml:space="preserve">and tree inventory </w:t>
        </w:r>
      </w:ins>
      <w:r w:rsidRPr="002548D5">
        <w:rPr>
          <w:rFonts w:ascii="Times New Roman" w:hAnsi="Times New Roman" w:cs="Times New Roman" w:eastAsiaTheme="minorEastAsia"/>
          <w:sz w:val="22"/>
          <w:szCs w:val="22"/>
        </w:rPr>
        <w:t>system, following a standardized protocol that includes navigation to the plot, photographic documentation, assessment of tree species composition, and identification of biotic and abiotic sources of damage. Surveyed trees were classified into regeneration</w:t>
      </w:r>
      <w:r w:rsidRPr="002548D5" w:rsidR="7FCBB0C4">
        <w:rPr>
          <w:rFonts w:ascii="Times New Roman" w:hAnsi="Times New Roman" w:cs="Times New Roman" w:eastAsiaTheme="minorEastAsia"/>
          <w:sz w:val="22"/>
          <w:szCs w:val="22"/>
        </w:rPr>
        <w:t xml:space="preserve"> (0,2-</w:t>
      </w:r>
      <w:r w:rsidRPr="002548D5" w:rsidR="7FCBB0C4">
        <w:rPr>
          <w:rFonts w:ascii="Times New Roman" w:hAnsi="Times New Roman" w:cs="Times New Roman" w:eastAsiaTheme="minorEastAsia"/>
          <w:sz w:val="22"/>
          <w:szCs w:val="22"/>
        </w:rPr>
        <w:lastRenderedPageBreak/>
        <w:t>2 m in height)</w:t>
      </w:r>
      <w:r w:rsidRPr="002548D5">
        <w:rPr>
          <w:rFonts w:ascii="Times New Roman" w:hAnsi="Times New Roman" w:cs="Times New Roman" w:eastAsiaTheme="minorEastAsia"/>
          <w:sz w:val="22"/>
          <w:szCs w:val="22"/>
        </w:rPr>
        <w:t>, advanced regeneration</w:t>
      </w:r>
      <w:r w:rsidRPr="002548D5" w:rsidR="7FCBB0C4">
        <w:rPr>
          <w:rFonts w:ascii="Times New Roman" w:hAnsi="Times New Roman" w:cs="Times New Roman" w:eastAsiaTheme="minorEastAsia"/>
          <w:sz w:val="22"/>
          <w:szCs w:val="22"/>
        </w:rPr>
        <w:t xml:space="preserve"> (</w:t>
      </w:r>
      <w:r w:rsidRPr="002548D5" w:rsidR="0BB7B161">
        <w:rPr>
          <w:rFonts w:ascii="Times New Roman" w:hAnsi="Times New Roman" w:cs="Times New Roman" w:eastAsiaTheme="minorEastAsia"/>
          <w:sz w:val="22"/>
          <w:szCs w:val="22"/>
        </w:rPr>
        <w:t>&gt;2</w:t>
      </w:r>
      <w:r w:rsidRPr="002548D5" w:rsidR="7FCBB0C4">
        <w:rPr>
          <w:rFonts w:ascii="Times New Roman" w:hAnsi="Times New Roman" w:cs="Times New Roman" w:eastAsiaTheme="minorEastAsia"/>
          <w:sz w:val="22"/>
          <w:szCs w:val="22"/>
        </w:rPr>
        <w:t xml:space="preserve"> m in height; &lt;10 cm DBH</w:t>
      </w:r>
      <w:r w:rsidRPr="002548D5" w:rsidR="45956D9A">
        <w:rPr>
          <w:rFonts w:ascii="Times New Roman" w:hAnsi="Times New Roman" w:cs="Times New Roman" w:eastAsiaTheme="minorEastAsia"/>
          <w:sz w:val="22"/>
          <w:szCs w:val="22"/>
        </w:rPr>
        <w:t xml:space="preserve"> – diameter at breast height</w:t>
      </w:r>
      <w:r w:rsidRPr="002548D5" w:rsidR="7FCBB0C4">
        <w:rPr>
          <w:rFonts w:ascii="Times New Roman" w:hAnsi="Times New Roman" w:cs="Times New Roman" w:eastAsiaTheme="minorEastAsia"/>
          <w:sz w:val="22"/>
          <w:szCs w:val="22"/>
        </w:rPr>
        <w:t>)</w:t>
      </w:r>
      <w:r w:rsidRPr="002548D5">
        <w:rPr>
          <w:rFonts w:ascii="Times New Roman" w:hAnsi="Times New Roman" w:cs="Times New Roman" w:eastAsiaTheme="minorEastAsia"/>
          <w:sz w:val="22"/>
          <w:szCs w:val="22"/>
        </w:rPr>
        <w:t>, and mature tree categories</w:t>
      </w:r>
      <w:r w:rsidRPr="002548D5" w:rsidR="7FCBB0C4">
        <w:rPr>
          <w:rFonts w:ascii="Times New Roman" w:hAnsi="Times New Roman" w:cs="Times New Roman" w:eastAsiaTheme="minorEastAsia"/>
          <w:sz w:val="22"/>
          <w:szCs w:val="22"/>
        </w:rPr>
        <w:t xml:space="preserve"> (&gt;10 DBH)</w:t>
      </w:r>
      <w:r w:rsidRPr="002548D5">
        <w:rPr>
          <w:rFonts w:ascii="Times New Roman" w:hAnsi="Times New Roman" w:cs="Times New Roman" w:eastAsiaTheme="minorEastAsia"/>
          <w:sz w:val="22"/>
          <w:szCs w:val="22"/>
        </w:rPr>
        <w:t>, with records taken of basic growth characteristics as well as damage: (i) to the terminal shoot, (ii) foliage, (iii) stem, (iv) and stem base. Damage of stem base was later merged with stem damage because of small number of recordings (6 in total). In cases where insect pests or fungal pathogens were suspected, samples were collected. Additional information on the disturbed sites was also recorded, including soil preparation methods, the presence of deadwood, planting practices, and measures implemented for protection against ungulate browsing.</w:t>
      </w:r>
      <w:r w:rsidRPr="002548D5" w:rsidR="0EEF3BCA">
        <w:rPr>
          <w:rFonts w:ascii="Times New Roman" w:hAnsi="Times New Roman" w:cs="Times New Roman" w:eastAsiaTheme="minorEastAsia"/>
          <w:sz w:val="22"/>
          <w:szCs w:val="22"/>
        </w:rPr>
        <w:t xml:space="preserve"> </w:t>
      </w:r>
    </w:p>
    <w:p w:rsidRPr="002548D5" w:rsidR="68B03C14" w:rsidP="00052A27" w:rsidRDefault="68B03C14" w14:paraId="1F13F7C0" w14:textId="1CEBC514">
      <w:pPr>
        <w:spacing w:line="360" w:lineRule="auto"/>
        <w:jc w:val="both"/>
        <w:rPr>
          <w:ins w:author="Neugebauer Michal" w:date="2026-06-03T13:18:00Z" w16du:dateUtc="2026-06-03T13:18:20Z" w:id="57"/>
          <w:rFonts w:ascii="Times New Roman" w:hAnsi="Times New Roman" w:cs="Times New Roman" w:eastAsiaTheme="minorEastAsia"/>
          <w:sz w:val="22"/>
          <w:szCs w:val="22"/>
        </w:rPr>
      </w:pPr>
    </w:p>
    <w:p w:rsidRPr="002548D5" w:rsidR="4F50B61D" w:rsidRDefault="5E6E59AC" w14:paraId="69D3609B" w14:textId="54546A1C">
      <w:pPr>
        <w:spacing w:line="360" w:lineRule="auto"/>
        <w:jc w:val="both"/>
        <w:rPr>
          <w:rFonts w:ascii="Times New Roman" w:hAnsi="Times New Roman" w:cs="Times New Roman" w:eastAsiaTheme="minorEastAsia"/>
        </w:rPr>
        <w:pPrChange w:author="Neugebauer Michal" w:date="2026-06-03T13:30:00Z" w:id="58">
          <w:pPr/>
        </w:pPrChange>
      </w:pPr>
      <w:ins w:author="Neugebauer Michal" w:date="2026-06-03T13:30:00Z" w16du:dateUtc="2026-06-03T13:30:24Z" w:id="59">
        <w:r w:rsidRPr="002548D5">
          <w:rPr>
            <w:rFonts w:ascii="Times New Roman" w:hAnsi="Times New Roman" w:cs="Times New Roman"/>
            <w:noProof/>
          </w:rPr>
          <w:drawing>
            <wp:inline distT="0" distB="0" distL="0" distR="0" wp14:anchorId="72EC8CA8" wp14:editId="539A712F">
              <wp:extent cx="5981700" cy="4343400"/>
              <wp:effectExtent l="0" t="0" r="0" b="0"/>
              <wp:docPr id="917956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6701" name="Picture 917956701"/>
                      <pic:cNvPicPr/>
                    </pic:nvPicPr>
                    <pic:blipFill>
                      <a:blip r:embed="rId13">
                        <a:extLst>
                          <a:ext uri="{28A0092B-C50C-407E-A947-70E740481C1C}">
                            <a14:useLocalDpi xmlns:a14="http://schemas.microsoft.com/office/drawing/2010/main"/>
                          </a:ext>
                        </a:extLst>
                      </a:blip>
                      <a:stretch>
                        <a:fillRect/>
                      </a:stretch>
                    </pic:blipFill>
                    <pic:spPr>
                      <a:xfrm>
                        <a:off x="0" y="0"/>
                        <a:ext cx="5981700" cy="4343400"/>
                      </a:xfrm>
                      <a:prstGeom prst="rect">
                        <a:avLst/>
                      </a:prstGeom>
                    </pic:spPr>
                  </pic:pic>
                </a:graphicData>
              </a:graphic>
            </wp:inline>
          </w:drawing>
        </w:r>
      </w:ins>
      <w:ins w:author="Neugebauer Michal" w:date="2026-06-03T13:27:00Z" w16du:dateUtc="2026-06-03T13:27:09Z" w:id="60">
        <w:r w:rsidRPr="002548D5" w:rsidR="38A0D844">
          <w:rPr>
            <w:rFonts w:ascii="Times New Roman" w:hAnsi="Times New Roman" w:cs="Times New Roman" w:eastAsiaTheme="minorEastAsia"/>
          </w:rPr>
          <w:t>a</w:t>
        </w:r>
      </w:ins>
      <w:ins w:author="Neugebauer Michal" w:date="2026-06-03T13:26:00Z" w16du:dateUtc="2026-06-03T13:26:58Z" w:id="61">
        <w:r w:rsidRPr="002548D5" w:rsidR="38A0D844">
          <w:rPr>
            <w:rFonts w:ascii="Times New Roman" w:hAnsi="Times New Roman" w:cs="Times New Roman" w:eastAsiaTheme="minorEastAsia"/>
          </w:rPr>
          <w:t>) C4 sampled area in context of Czech Republic</w:t>
        </w:r>
      </w:ins>
      <w:ins w:author="Neugebauer Michal" w:date="2026-06-03T13:27:00Z" w16du:dateUtc="2026-06-03T13:27:59Z" w:id="62">
        <w:r w:rsidRPr="002548D5" w:rsidR="38A0D844">
          <w:rPr>
            <w:rFonts w:ascii="Times New Roman" w:hAnsi="Times New Roman" w:cs="Times New Roman" w:eastAsiaTheme="minorEastAsia"/>
          </w:rPr>
          <w:t xml:space="preserve">, b) </w:t>
        </w:r>
      </w:ins>
      <w:ins w:author="Neugebauer Michal" w:date="2026-06-03T13:31:00Z" w16du:dateUtc="2026-06-03T13:31:53Z" w:id="63">
        <w:r w:rsidRPr="002548D5" w:rsidR="13F6498C">
          <w:rPr>
            <w:rFonts w:ascii="Times New Roman" w:hAnsi="Times New Roman" w:cs="Times New Roman" w:eastAsiaTheme="minorEastAsia"/>
          </w:rPr>
          <w:t>S</w:t>
        </w:r>
      </w:ins>
      <w:ins w:author="Neugebauer Michal" w:date="2026-06-03T13:27:00Z" w16du:dateUtc="2026-06-03T13:27:59Z" w:id="64">
        <w:r w:rsidRPr="002548D5" w:rsidR="20FF7B50">
          <w:rPr>
            <w:rFonts w:ascii="Times New Roman" w:hAnsi="Times New Roman" w:cs="Times New Roman" w:eastAsiaTheme="minorEastAsia"/>
          </w:rPr>
          <w:t>patial di</w:t>
        </w:r>
      </w:ins>
      <w:ins w:author="Neugebauer Michal" w:date="2026-06-03T13:28:00Z" w16du:dateUtc="2026-06-03T13:28:58Z" w:id="65">
        <w:r w:rsidRPr="002548D5" w:rsidR="20FF7B50">
          <w:rPr>
            <w:rFonts w:ascii="Times New Roman" w:hAnsi="Times New Roman" w:cs="Times New Roman" w:eastAsiaTheme="minorEastAsia"/>
          </w:rPr>
          <w:t>stribution of sampling plots; intensity of damage is highlighted by color scheme mentioned in legend, c</w:t>
        </w:r>
        <w:r w:rsidRPr="002548D5" w:rsidR="2699EA48">
          <w:rPr>
            <w:rFonts w:ascii="Times New Roman" w:hAnsi="Times New Roman" w:cs="Times New Roman" w:eastAsiaTheme="minorEastAsia"/>
          </w:rPr>
          <w:t xml:space="preserve">) </w:t>
        </w:r>
      </w:ins>
      <w:ins w:author="Neugebauer Michal" w:date="2026-06-03T13:32:00Z" w16du:dateUtc="2026-06-03T13:32:01Z" w:id="66">
        <w:r w:rsidRPr="002548D5" w:rsidR="42F73B31">
          <w:rPr>
            <w:rFonts w:ascii="Times New Roman" w:hAnsi="Times New Roman" w:cs="Times New Roman" w:eastAsiaTheme="minorEastAsia"/>
          </w:rPr>
          <w:t>C</w:t>
        </w:r>
      </w:ins>
      <w:ins w:author="Neugebauer Michal" w:date="2026-06-03T13:30:00Z" w16du:dateUtc="2026-06-03T13:30:56Z" w:id="67">
        <w:r w:rsidRPr="002548D5" w:rsidR="6084DC1C">
          <w:rPr>
            <w:rFonts w:ascii="Times New Roman" w:hAnsi="Times New Roman" w:cs="Times New Roman" w:eastAsiaTheme="minorEastAsia"/>
          </w:rPr>
          <w:t>omposition of regenerating forests in heavily disturbed C4 area</w:t>
        </w:r>
      </w:ins>
      <w:ins w:author="Neugebauer Michal" w:date="2026-06-03T13:31:00Z" w16du:dateUtc="2026-06-03T13:31:48Z" w:id="68">
        <w:r w:rsidRPr="002548D5" w:rsidR="6084DC1C">
          <w:rPr>
            <w:rFonts w:ascii="Times New Roman" w:hAnsi="Times New Roman" w:cs="Times New Roman" w:eastAsiaTheme="minorEastAsia"/>
          </w:rPr>
          <w:t xml:space="preserve"> with most dominant species Norway spruce</w:t>
        </w:r>
      </w:ins>
      <w:ins w:author="Neugebauer Michal" w:date="2026-06-03T13:36:00Z" w16du:dateUtc="2026-06-03T13:36:53Z" w:id="69">
        <w:r w:rsidRPr="002548D5" w:rsidR="60B9DA0C">
          <w:rPr>
            <w:rFonts w:ascii="Times New Roman" w:hAnsi="Times New Roman" w:cs="Times New Roman" w:eastAsiaTheme="minorEastAsia"/>
          </w:rPr>
          <w:t xml:space="preserve"> (27.61 %)</w:t>
        </w:r>
      </w:ins>
      <w:ins w:author="Neugebauer Michal" w:date="2026-06-03T13:31:00Z" w16du:dateUtc="2026-06-03T13:31:48Z" w:id="70">
        <w:r w:rsidRPr="002548D5" w:rsidR="6084DC1C">
          <w:rPr>
            <w:rFonts w:ascii="Times New Roman" w:hAnsi="Times New Roman" w:cs="Times New Roman" w:eastAsiaTheme="minorEastAsia"/>
          </w:rPr>
          <w:t>, followed by birch</w:t>
        </w:r>
      </w:ins>
      <w:ins w:author="Neugebauer Michal" w:date="2026-06-03T13:36:00Z" w16du:dateUtc="2026-06-03T13:36:59Z" w:id="71">
        <w:r w:rsidRPr="002548D5" w:rsidR="6E22DB2C">
          <w:rPr>
            <w:rFonts w:ascii="Times New Roman" w:hAnsi="Times New Roman" w:cs="Times New Roman" w:eastAsiaTheme="minorEastAsia"/>
          </w:rPr>
          <w:t xml:space="preserve"> (17.10 %</w:t>
        </w:r>
      </w:ins>
      <w:ins w:author="Neugebauer Michal" w:date="2026-06-03T13:37:00Z" w16du:dateUtc="2026-06-03T13:37:00Z" w:id="72">
        <w:r w:rsidRPr="002548D5" w:rsidR="6E22DB2C">
          <w:rPr>
            <w:rFonts w:ascii="Times New Roman" w:hAnsi="Times New Roman" w:cs="Times New Roman" w:eastAsiaTheme="minorEastAsia"/>
          </w:rPr>
          <w:t>)</w:t>
        </w:r>
      </w:ins>
      <w:ins w:author="Neugebauer Michal" w:date="2026-06-03T13:31:00Z" w16du:dateUtc="2026-06-03T13:31:48Z" w:id="73">
        <w:r w:rsidRPr="002548D5" w:rsidR="6084DC1C">
          <w:rPr>
            <w:rFonts w:ascii="Times New Roman" w:hAnsi="Times New Roman" w:cs="Times New Roman" w:eastAsiaTheme="minorEastAsia"/>
          </w:rPr>
          <w:t xml:space="preserve"> and Scoots pine</w:t>
        </w:r>
      </w:ins>
      <w:ins w:author="Neugebauer Michal" w:date="2026-06-03T13:37:00Z" w16du:dateUtc="2026-06-03T13:37:06Z" w:id="74">
        <w:r w:rsidRPr="002548D5" w:rsidR="4C4622A0">
          <w:rPr>
            <w:rFonts w:ascii="Times New Roman" w:hAnsi="Times New Roman" w:cs="Times New Roman" w:eastAsiaTheme="minorEastAsia"/>
          </w:rPr>
          <w:t xml:space="preserve"> (14.16 %)</w:t>
        </w:r>
      </w:ins>
      <w:ins w:author="Neugebauer Michal" w:date="2026-06-03T13:31:00Z" w16du:dateUtc="2026-06-03T13:31:48Z" w:id="75">
        <w:r w:rsidRPr="002548D5" w:rsidR="21C372F9">
          <w:rPr>
            <w:rFonts w:ascii="Times New Roman" w:hAnsi="Times New Roman" w:cs="Times New Roman" w:eastAsiaTheme="minorEastAsia"/>
          </w:rPr>
          <w:t>, d)</w:t>
        </w:r>
      </w:ins>
      <w:ins w:author="Neugebauer Michal" w:date="2026-06-03T13:32:00Z" w16du:dateUtc="2026-06-03T13:32:04Z" w:id="76">
        <w:r w:rsidRPr="002548D5" w:rsidR="6704B165">
          <w:rPr>
            <w:rFonts w:ascii="Times New Roman" w:hAnsi="Times New Roman" w:cs="Times New Roman" w:eastAsiaTheme="minorEastAsia"/>
          </w:rPr>
          <w:t xml:space="preserve"> F</w:t>
        </w:r>
      </w:ins>
      <w:ins w:author="Neugebauer Michal" w:date="2026-06-03T13:31:00Z" w16du:dateUtc="2026-06-03T13:31:48Z" w:id="77">
        <w:r w:rsidRPr="002548D5" w:rsidR="21C372F9">
          <w:rPr>
            <w:rFonts w:ascii="Times New Roman" w:hAnsi="Times New Roman" w:cs="Times New Roman" w:eastAsiaTheme="minorEastAsia"/>
          </w:rPr>
          <w:t>orest structure</w:t>
        </w:r>
      </w:ins>
      <w:ins w:author="Neugebauer Michal" w:date="2026-06-03T13:32:00Z" w16du:dateUtc="2026-06-03T13:32:51Z" w:id="78">
        <w:r w:rsidRPr="002548D5" w:rsidR="44F90FD0">
          <w:rPr>
            <w:rFonts w:ascii="Times New Roman" w:hAnsi="Times New Roman" w:cs="Times New Roman" w:eastAsiaTheme="minorEastAsia"/>
          </w:rPr>
          <w:t xml:space="preserve"> showing that small regeneration is most abundant while advanced or mature trees are </w:t>
        </w:r>
      </w:ins>
      <w:ins w:author="Neugebauer Michal" w:date="2026-06-03T13:36:00Z" w16du:dateUtc="2026-06-03T13:36:18Z" w:id="79">
        <w:r w:rsidRPr="002548D5" w:rsidR="3BE18110">
          <w:rPr>
            <w:rFonts w:ascii="Times New Roman" w:hAnsi="Times New Roman" w:cs="Times New Roman" w:eastAsiaTheme="minorEastAsia"/>
          </w:rPr>
          <w:t>less present in the study area.</w:t>
        </w:r>
      </w:ins>
    </w:p>
    <w:p w:rsidRPr="002548D5" w:rsidR="009C2003" w:rsidP="470A3C26" w:rsidRDefault="28CB86D8" w14:paraId="388A3C12" w14:textId="16E20966">
      <w:pPr>
        <w:pStyle w:val="Nadpis2"/>
        <w:spacing w:line="360" w:lineRule="auto"/>
        <w:jc w:val="both"/>
        <w:rPr>
          <w:rFonts w:ascii="Times New Roman" w:hAnsi="Times New Roman" w:eastAsia="" w:cs="Times New Roman" w:eastAsiaTheme="minorEastAsia"/>
        </w:rPr>
      </w:pPr>
      <w:commentRangeStart w:id="1530693502"/>
      <w:r w:rsidRPr="470A3C26" w:rsidR="28CB86D8">
        <w:rPr>
          <w:rFonts w:ascii="Times New Roman" w:hAnsi="Times New Roman" w:eastAsia="" w:cs="Times New Roman" w:eastAsiaTheme="minorEastAsia"/>
        </w:rPr>
        <w:t>Field</w:t>
      </w:r>
      <w:commentRangeEnd w:id="1530693502"/>
      <w:r>
        <w:rPr>
          <w:rStyle w:val="CommentReference"/>
        </w:rPr>
        <w:commentReference w:id="1530693502"/>
      </w:r>
      <w:r w:rsidRPr="470A3C26" w:rsidR="28CB86D8">
        <w:rPr>
          <w:rFonts w:ascii="Times New Roman" w:hAnsi="Times New Roman" w:eastAsia="" w:cs="Times New Roman" w:eastAsiaTheme="minorEastAsia"/>
        </w:rPr>
        <w:t xml:space="preserve"> sampling</w:t>
      </w:r>
    </w:p>
    <w:p w:rsidRPr="002548D5" w:rsidR="00806591" w:rsidP="00052A27" w:rsidRDefault="3AFAB4DE" w14:paraId="66A0A323" w14:textId="08C6F988">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At each study site, </w:t>
      </w:r>
      <w:commentRangeStart w:id="80"/>
      <w:r w:rsidRPr="002548D5">
        <w:rPr>
          <w:rFonts w:ascii="Times New Roman" w:hAnsi="Times New Roman" w:cs="Times New Roman" w:eastAsiaTheme="minorEastAsia"/>
          <w:sz w:val="22"/>
          <w:szCs w:val="22"/>
        </w:rPr>
        <w:t xml:space="preserve">growth parameters </w:t>
      </w:r>
      <w:commentRangeEnd w:id="80"/>
      <w:r w:rsidRPr="002548D5" w:rsidR="00806591">
        <w:rPr>
          <w:rStyle w:val="Odkaznakoment"/>
          <w:rFonts w:ascii="Times New Roman" w:hAnsi="Times New Roman" w:cs="Times New Roman" w:eastAsiaTheme="minorEastAsia"/>
          <w:sz w:val="22"/>
          <w:szCs w:val="22"/>
        </w:rPr>
        <w:commentReference w:id="80"/>
      </w:r>
      <w:r w:rsidRPr="002548D5">
        <w:rPr>
          <w:rFonts w:ascii="Times New Roman" w:hAnsi="Times New Roman" w:cs="Times New Roman" w:eastAsiaTheme="minorEastAsia"/>
          <w:sz w:val="22"/>
          <w:szCs w:val="22"/>
        </w:rPr>
        <w:t xml:space="preserve">of individual tree species (cohorts) were recorded. Within each subplot, the height and, where applicable, diameter was measured for the tallest individual of each species, while the total number of individuals per species was also recorded. In addition, </w:t>
      </w:r>
      <w:commentRangeStart w:id="81"/>
      <w:r w:rsidRPr="002548D5">
        <w:rPr>
          <w:rFonts w:ascii="Times New Roman" w:hAnsi="Times New Roman" w:cs="Times New Roman" w:eastAsiaTheme="minorEastAsia"/>
          <w:sz w:val="22"/>
          <w:szCs w:val="22"/>
        </w:rPr>
        <w:t>the origin of regeneration (natural vs artificial)</w:t>
      </w:r>
      <w:commentRangeEnd w:id="81"/>
      <w:r w:rsidRPr="002548D5" w:rsidR="00806591">
        <w:rPr>
          <w:rStyle w:val="Odkaznakoment"/>
          <w:rFonts w:ascii="Times New Roman" w:hAnsi="Times New Roman" w:cs="Times New Roman" w:eastAsiaTheme="minorEastAsia"/>
          <w:sz w:val="22"/>
          <w:szCs w:val="22"/>
        </w:rPr>
        <w:commentReference w:id="81"/>
      </w:r>
      <w:r w:rsidRPr="002548D5">
        <w:rPr>
          <w:rFonts w:ascii="Times New Roman" w:hAnsi="Times New Roman" w:cs="Times New Roman" w:eastAsiaTheme="minorEastAsia"/>
          <w:sz w:val="22"/>
          <w:szCs w:val="22"/>
        </w:rPr>
        <w:t xml:space="preserve"> and the presence of protective measures were documented. Protective measures included both collective protection (e.g., fencing of regeneration areas) and individual protection (e.g., tree shelters, coatings, or chemical treatments).</w:t>
      </w:r>
    </w:p>
    <w:p w:rsidRPr="002548D5" w:rsidR="00806591" w:rsidP="00052A27" w:rsidRDefault="00806591" w14:paraId="6D174596" w14:textId="43433BAA">
      <w:pPr>
        <w:spacing w:line="360" w:lineRule="auto"/>
        <w:jc w:val="both"/>
        <w:rPr>
          <w:rFonts w:ascii="Times New Roman" w:hAnsi="Times New Roman" w:cs="Times New Roman" w:eastAsiaTheme="minorEastAsia"/>
          <w:sz w:val="22"/>
          <w:szCs w:val="22"/>
        </w:rPr>
      </w:pPr>
      <w:del w:author="Potterf Mária" w:date="2026-05-28T09:25:00Z" w16du:dateUtc="2026-05-28T07:25:00Z" w:id="82">
        <w:r w:rsidRPr="002548D5" w:rsidDel="3AFAB4DE">
          <w:rPr>
            <w:rFonts w:ascii="Times New Roman" w:hAnsi="Times New Roman" w:cs="Times New Roman" w:eastAsiaTheme="minorEastAsia"/>
            <w:sz w:val="22"/>
            <w:szCs w:val="22"/>
          </w:rPr>
          <w:delText xml:space="preserve"> </w:delText>
        </w:r>
      </w:del>
      <w:r w:rsidRPr="002548D5" w:rsidR="3AFAB4DE">
        <w:rPr>
          <w:rFonts w:ascii="Times New Roman" w:hAnsi="Times New Roman" w:cs="Times New Roman" w:eastAsiaTheme="minorEastAsia"/>
          <w:sz w:val="22"/>
          <w:szCs w:val="22"/>
        </w:rPr>
        <w:t xml:space="preserve">Damage assessment was primarily conducted on the tallest individual within each subplot. In the case of terminal shoot damage and foliage damage, the number of individuals exhibiting the same type of damage was additionally recorded. </w:t>
      </w:r>
      <w:ins w:author="Potterf Mária" w:date="2026-05-28T09:27:00Z" w16du:dateUtc="2026-05-28T07:27:00Z" w:id="83">
        <w:r w:rsidRPr="002548D5" w:rsidR="20399055">
          <w:rPr>
            <w:rFonts w:ascii="Times New Roman" w:hAnsi="Times New Roman" w:cs="Times New Roman" w:eastAsiaTheme="minorEastAsia"/>
            <w:sz w:val="22"/>
            <w:szCs w:val="22"/>
          </w:rPr>
          <w:t xml:space="preserve">Based on location on the tree, we collected damage on terminal, foliage, </w:t>
        </w:r>
        <w:r w:rsidRPr="002548D5" w:rsidR="495BB078">
          <w:rPr>
            <w:rFonts w:ascii="Times New Roman" w:hAnsi="Times New Roman" w:cs="Times New Roman" w:eastAsiaTheme="minorEastAsia"/>
            <w:sz w:val="22"/>
            <w:szCs w:val="22"/>
          </w:rPr>
          <w:t xml:space="preserve">stem, and stem base. </w:t>
        </w:r>
      </w:ins>
    </w:p>
    <w:p w:rsidRPr="002548D5" w:rsidR="00806591" w:rsidP="00052A27" w:rsidRDefault="3AFAB4DE" w14:paraId="0A9C6601" w14:textId="6197B622">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For terminal shoots, the condition was classified as missing, dead, or alive</w:t>
      </w:r>
      <w:commentRangeStart w:id="84"/>
      <w:r w:rsidRPr="002548D5">
        <w:rPr>
          <w:rFonts w:ascii="Times New Roman" w:hAnsi="Times New Roman" w:cs="Times New Roman" w:eastAsiaTheme="minorEastAsia"/>
          <w:sz w:val="22"/>
          <w:szCs w:val="22"/>
        </w:rPr>
        <w:t>. When the presence of a biotic agent was suspected, samples were collected</w:t>
      </w:r>
      <w:commentRangeEnd w:id="84"/>
      <w:r w:rsidRPr="002548D5" w:rsidR="00806591">
        <w:rPr>
          <w:rStyle w:val="Odkaznakoment"/>
          <w:rFonts w:ascii="Times New Roman" w:hAnsi="Times New Roman" w:cs="Times New Roman" w:eastAsiaTheme="minorEastAsia"/>
          <w:sz w:val="22"/>
          <w:szCs w:val="22"/>
        </w:rPr>
        <w:commentReference w:id="84"/>
      </w:r>
      <w:r w:rsidRPr="002548D5" w:rsidR="7C86B778">
        <w:rPr>
          <w:rFonts w:ascii="Times New Roman" w:hAnsi="Times New Roman" w:cs="Times New Roman" w:eastAsiaTheme="minorEastAsia"/>
          <w:sz w:val="22"/>
          <w:szCs w:val="22"/>
        </w:rPr>
        <w:t xml:space="preserve">, for </w:t>
      </w:r>
      <w:commentRangeStart w:id="85"/>
      <w:commentRangeStart w:id="86"/>
      <w:r w:rsidRPr="002548D5" w:rsidR="7C86B778">
        <w:rPr>
          <w:rFonts w:ascii="Times New Roman" w:hAnsi="Times New Roman" w:cs="Times New Roman" w:eastAsiaTheme="minorEastAsia"/>
          <w:sz w:val="22"/>
          <w:szCs w:val="22"/>
        </w:rPr>
        <w:t>laboratory identification (n = 13)</w:t>
      </w:r>
      <w:commentRangeEnd w:id="85"/>
      <w:r w:rsidRPr="002548D5" w:rsidR="00806591">
        <w:rPr>
          <w:rStyle w:val="Odkaznakoment"/>
          <w:rFonts w:ascii="Times New Roman" w:hAnsi="Times New Roman" w:cs="Times New Roman" w:eastAsiaTheme="minorEastAsia"/>
          <w:sz w:val="22"/>
          <w:szCs w:val="22"/>
        </w:rPr>
        <w:commentReference w:id="85"/>
      </w:r>
      <w:commentRangeEnd w:id="86"/>
      <w:r>
        <w:rPr>
          <w:rStyle w:val="CommentReference"/>
        </w:rPr>
        <w:commentReference w:id="86"/>
      </w:r>
      <w:r w:rsidRPr="002548D5" w:rsidR="7C86B778">
        <w:rPr>
          <w:rFonts w:ascii="Times New Roman" w:hAnsi="Times New Roman" w:cs="Times New Roman" w:eastAsiaTheme="minorEastAsia"/>
          <w:sz w:val="22"/>
          <w:szCs w:val="22"/>
        </w:rPr>
        <w:t>. P</w:t>
      </w:r>
      <w:r w:rsidRPr="002548D5">
        <w:rPr>
          <w:rFonts w:ascii="Times New Roman" w:hAnsi="Times New Roman" w:cs="Times New Roman" w:eastAsiaTheme="minorEastAsia"/>
          <w:sz w:val="22"/>
          <w:szCs w:val="22"/>
        </w:rPr>
        <w:t xml:space="preserve">referably from the transition zone between living and dying tissue. If sampling was not feasible, photographic documentation was obtained for subsequent identification. </w:t>
      </w:r>
    </w:p>
    <w:p w:rsidRPr="002548D5" w:rsidR="00806591" w:rsidP="00052A27" w:rsidRDefault="3AFAB4DE" w14:paraId="3E39087E" w14:textId="77777777">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Foliage damage was assessed at two levels: (i) average damage per individual and (ii) damage to a representative leaf or needle, both recorded in predefined classes (0–20%, 20–40%, etc.). These metrics were used to estimate damage intensity. In cases of suspected pathogen or insect activity, samples were collected for laboratory analysis (n = 120), accompanied by photographic documentation. </w:t>
      </w:r>
    </w:p>
    <w:p w:rsidRPr="002548D5" w:rsidR="00806591" w:rsidP="00052A27" w:rsidRDefault="3AFAB4DE" w14:paraId="21345133" w14:textId="143322B3">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Stem and stem base damage were evaluated using the same set of parameters. Damage age (recent vs old) and the likely cause (e.g., browsing, mechanical damage, or other biotic agents) were recorded. Damage intensity was assessed based on its extent in the horizontal direction (0–20%, 20–40%, etc.) and vertical extent (0–10 cm, 10–20 cm, &gt;30 cm). Where relevant, tissue samples were collected for laboratory analysis </w:t>
      </w:r>
      <w:commentRangeStart w:id="87"/>
      <w:r w:rsidRPr="002548D5">
        <w:rPr>
          <w:rFonts w:ascii="Times New Roman" w:hAnsi="Times New Roman" w:cs="Times New Roman" w:eastAsiaTheme="minorEastAsia"/>
          <w:sz w:val="22"/>
          <w:szCs w:val="22"/>
        </w:rPr>
        <w:t xml:space="preserve">(n = 6), </w:t>
      </w:r>
      <w:commentRangeEnd w:id="87"/>
      <w:r w:rsidRPr="002548D5" w:rsidR="00806591">
        <w:rPr>
          <w:rStyle w:val="Odkaznakoment"/>
          <w:rFonts w:ascii="Times New Roman" w:hAnsi="Times New Roman" w:cs="Times New Roman" w:eastAsiaTheme="minorEastAsia"/>
          <w:sz w:val="22"/>
          <w:szCs w:val="22"/>
        </w:rPr>
        <w:commentReference w:id="87"/>
      </w:r>
      <w:r w:rsidRPr="002548D5">
        <w:rPr>
          <w:rFonts w:ascii="Times New Roman" w:hAnsi="Times New Roman" w:cs="Times New Roman" w:eastAsiaTheme="minorEastAsia"/>
          <w:sz w:val="22"/>
          <w:szCs w:val="22"/>
        </w:rPr>
        <w:t xml:space="preserve">and damage was photographically documented. For stem base damage, the presence and height of the herbaceous layer were additionally recorded to assess the potential influence of small </w:t>
      </w:r>
      <w:r w:rsidRPr="002548D5" w:rsidR="1F9FB2E5">
        <w:rPr>
          <w:rFonts w:ascii="Times New Roman" w:hAnsi="Times New Roman" w:cs="Times New Roman" w:eastAsiaTheme="minorEastAsia"/>
          <w:sz w:val="22"/>
          <w:szCs w:val="22"/>
        </w:rPr>
        <w:t>rodents</w:t>
      </w:r>
      <w:r w:rsidRPr="002548D5">
        <w:rPr>
          <w:rFonts w:ascii="Times New Roman" w:hAnsi="Times New Roman" w:cs="Times New Roman" w:eastAsiaTheme="minorEastAsia"/>
          <w:sz w:val="22"/>
          <w:szCs w:val="22"/>
        </w:rPr>
        <w:t xml:space="preserve"> on basal damage.</w:t>
      </w:r>
    </w:p>
    <w:p w:rsidRPr="002548D5" w:rsidR="00806591" w:rsidP="00052A27" w:rsidRDefault="7C86B778" w14:paraId="7F056B27" w14:textId="78F9D030">
      <w:pPr>
        <w:spacing w:line="360" w:lineRule="auto"/>
        <w:jc w:val="both"/>
        <w:rPr>
          <w:ins w:author="Potterf Mária" w:date="2026-05-28T09:29:00Z" w16du:dateUtc="2026-05-28T07:29:00Z" w:id="88"/>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In cases of suspected pathogens presence, l</w:t>
      </w:r>
      <w:r w:rsidRPr="002548D5" w:rsidR="1F9FB2E5">
        <w:rPr>
          <w:rFonts w:ascii="Times New Roman" w:hAnsi="Times New Roman" w:cs="Times New Roman" w:eastAsiaTheme="minorEastAsia"/>
          <w:sz w:val="22"/>
          <w:szCs w:val="22"/>
        </w:rPr>
        <w:t>aborator</w:t>
      </w:r>
      <w:r w:rsidRPr="002548D5">
        <w:rPr>
          <w:rFonts w:ascii="Times New Roman" w:hAnsi="Times New Roman" w:cs="Times New Roman" w:eastAsiaTheme="minorEastAsia"/>
          <w:sz w:val="22"/>
          <w:szCs w:val="22"/>
        </w:rPr>
        <w:t>y</w:t>
      </w:r>
      <w:r w:rsidRPr="002548D5" w:rsidR="1F9FB2E5">
        <w:rPr>
          <w:rFonts w:ascii="Times New Roman" w:hAnsi="Times New Roman" w:cs="Times New Roman" w:eastAsiaTheme="minorEastAsia"/>
          <w:sz w:val="22"/>
          <w:szCs w:val="22"/>
        </w:rPr>
        <w:t xml:space="preserve"> experiments consisted of cultivation followed by morphological identification or genetics analysis</w:t>
      </w:r>
      <w:r w:rsidRPr="002548D5">
        <w:rPr>
          <w:rFonts w:ascii="Times New Roman" w:hAnsi="Times New Roman" w:cs="Times New Roman" w:eastAsiaTheme="minorEastAsia"/>
          <w:sz w:val="22"/>
          <w:szCs w:val="22"/>
        </w:rPr>
        <w:t>, were conducted</w:t>
      </w:r>
      <w:r w:rsidRPr="002548D5" w:rsidR="1F9FB2E5">
        <w:rPr>
          <w:rFonts w:ascii="Times New Roman" w:hAnsi="Times New Roman" w:cs="Times New Roman" w:eastAsiaTheme="minorEastAsia"/>
          <w:sz w:val="22"/>
          <w:szCs w:val="22"/>
        </w:rPr>
        <w:t>. Samples containing any developmental stage</w:t>
      </w:r>
      <w:r w:rsidRPr="002548D5">
        <w:rPr>
          <w:rFonts w:ascii="Times New Roman" w:hAnsi="Times New Roman" w:cs="Times New Roman" w:eastAsiaTheme="minorEastAsia"/>
          <w:sz w:val="22"/>
          <w:szCs w:val="22"/>
        </w:rPr>
        <w:t>s</w:t>
      </w:r>
      <w:r w:rsidRPr="002548D5" w:rsidR="1F9FB2E5">
        <w:rPr>
          <w:rFonts w:ascii="Times New Roman" w:hAnsi="Times New Roman" w:cs="Times New Roman" w:eastAsiaTheme="minorEastAsia"/>
          <w:sz w:val="22"/>
          <w:szCs w:val="22"/>
        </w:rPr>
        <w:t xml:space="preserve"> of insects were evaluated based on morphological </w:t>
      </w:r>
      <w:r w:rsidRPr="002548D5">
        <w:rPr>
          <w:rFonts w:ascii="Times New Roman" w:hAnsi="Times New Roman" w:cs="Times New Roman" w:eastAsiaTheme="minorEastAsia"/>
          <w:sz w:val="22"/>
          <w:szCs w:val="22"/>
        </w:rPr>
        <w:t>characteristics</w:t>
      </w:r>
      <w:r w:rsidRPr="002548D5" w:rsidR="1F9FB2E5">
        <w:rPr>
          <w:rFonts w:ascii="Times New Roman" w:hAnsi="Times New Roman" w:cs="Times New Roman" w:eastAsiaTheme="minorEastAsia"/>
          <w:sz w:val="22"/>
          <w:szCs w:val="22"/>
        </w:rPr>
        <w:t xml:space="preserve">. </w:t>
      </w:r>
    </w:p>
    <w:p w:rsidRPr="002548D5" w:rsidR="009E28EB" w:rsidP="00052A27" w:rsidRDefault="009E28EB" w14:paraId="7A7EB6B4" w14:textId="77777777">
      <w:pPr>
        <w:spacing w:line="360" w:lineRule="auto"/>
        <w:jc w:val="both"/>
        <w:rPr>
          <w:ins w:author="Potterf Mária" w:date="2026-06-04T09:49:00Z" w16du:dateUtc="2026-06-04T07:49:00Z" w:id="89"/>
          <w:rFonts w:ascii="Times New Roman" w:hAnsi="Times New Roman" w:cs="Times New Roman" w:eastAsiaTheme="minorEastAsia"/>
          <w:sz w:val="22"/>
          <w:szCs w:val="22"/>
        </w:rPr>
      </w:pPr>
    </w:p>
    <w:p w:rsidRPr="002548D5" w:rsidR="009E28EB" w:rsidP="00052A27" w:rsidRDefault="009E28EB" w14:paraId="0A33ADE5" w14:textId="77777777">
      <w:pPr>
        <w:spacing w:line="360" w:lineRule="auto"/>
        <w:jc w:val="both"/>
        <w:rPr>
          <w:ins w:author="Potterf Mária" w:date="2026-05-28T09:29:00Z" w16du:dateUtc="2026-05-28T07:29:00Z" w:id="90"/>
          <w:rFonts w:ascii="Times New Roman" w:hAnsi="Times New Roman" w:cs="Times New Roman" w:eastAsiaTheme="minorEastAsia"/>
          <w:sz w:val="22"/>
          <w:szCs w:val="22"/>
        </w:rPr>
      </w:pPr>
    </w:p>
    <w:p w:rsidRPr="002548D5" w:rsidR="009E28EB" w:rsidP="00052A27" w:rsidRDefault="009E28EB" w14:paraId="1BE38232" w14:textId="77777777">
      <w:pPr>
        <w:spacing w:line="360" w:lineRule="auto"/>
        <w:jc w:val="both"/>
        <w:rPr>
          <w:rFonts w:ascii="Times New Roman" w:hAnsi="Times New Roman" w:cs="Times New Roman" w:eastAsiaTheme="minorEastAsia"/>
          <w:sz w:val="22"/>
          <w:szCs w:val="22"/>
        </w:rPr>
      </w:pPr>
    </w:p>
    <w:p w:rsidRPr="002548D5" w:rsidR="00B76DCD" w:rsidP="00052A27" w:rsidRDefault="28CB86D8" w14:paraId="2D671029" w14:textId="6B65A32C">
      <w:pPr>
        <w:pStyle w:val="Nadpis2"/>
        <w:spacing w:line="360" w:lineRule="auto"/>
        <w:jc w:val="both"/>
        <w:rPr>
          <w:ins w:author="Hlásny Tomáš" w:date="2026-05-28T09:24:00Z" w16du:dateUtc="2026-05-28T07:24:00Z" w:id="91"/>
          <w:rFonts w:ascii="Times New Roman" w:hAnsi="Times New Roman" w:cs="Times New Roman" w:eastAsiaTheme="minorEastAsia"/>
        </w:rPr>
      </w:pPr>
      <w:r w:rsidRPr="002548D5">
        <w:rPr>
          <w:rFonts w:ascii="Times New Roman" w:hAnsi="Times New Roman" w:cs="Times New Roman" w:eastAsiaTheme="minorEastAsia"/>
        </w:rPr>
        <w:t xml:space="preserve">Variables </w:t>
      </w:r>
    </w:p>
    <w:p w:rsidRPr="002548D5" w:rsidR="00D672D1" w:rsidP="00052A27" w:rsidRDefault="00D672D1" w14:paraId="451EE329" w14:textId="77777777">
      <w:pPr>
        <w:spacing w:line="360" w:lineRule="auto"/>
        <w:rPr>
          <w:ins w:author="Hlásny Tomáš" w:date="2026-05-28T09:24:00Z" w16du:dateUtc="2026-05-28T07:24:00Z" w:id="92"/>
          <w:rFonts w:ascii="Times New Roman" w:hAnsi="Times New Roman" w:cs="Times New Roman" w:eastAsiaTheme="minorEastAsia"/>
        </w:rPr>
      </w:pPr>
    </w:p>
    <w:p w:rsidRPr="002548D5" w:rsidR="00D672D1" w:rsidP="00052A27" w:rsidRDefault="271320DE" w14:paraId="76702A1E" w14:textId="08AAB3B3">
      <w:pPr>
        <w:spacing w:line="360" w:lineRule="auto"/>
        <w:rPr>
          <w:ins w:author="Hlásny Tomáš" w:date="2026-05-28T09:24:00Z" w16du:dateUtc="2026-05-28T07:24:00Z" w:id="93"/>
          <w:rFonts w:ascii="Times New Roman" w:hAnsi="Times New Roman" w:cs="Times New Roman" w:eastAsiaTheme="minorEastAsia"/>
        </w:rPr>
      </w:pPr>
      <w:ins w:author="Hlásny Tomáš" w:date="2026-05-28T09:24:00Z" w16du:dateUtc="2026-05-28T07:24:00Z" w:id="94">
        <w:r w:rsidRPr="002548D5">
          <w:rPr>
            <w:rFonts w:ascii="Times New Roman" w:hAnsi="Times New Roman" w:cs="Times New Roman" w:eastAsiaTheme="minorEastAsia"/>
          </w:rPr>
          <w:t>Ta</w:t>
        </w:r>
      </w:ins>
      <w:ins w:author="Hlásny Tomáš" w:date="2026-05-28T09:25:00Z" w16du:dateUtc="2026-05-28T07:25:00Z" w:id="95">
        <w:r w:rsidRPr="002548D5">
          <w:rPr>
            <w:rFonts w:ascii="Times New Roman" w:hAnsi="Times New Roman" w:cs="Times New Roman" w:eastAsiaTheme="minorEastAsia"/>
          </w:rPr>
          <w:t>ble X Forest damage and regeneration structure and composition variables</w:t>
        </w:r>
      </w:ins>
    </w:p>
    <w:p w:rsidRPr="002548D5" w:rsidR="00741762" w:rsidP="00052A27" w:rsidRDefault="00741762" w14:paraId="0565F080" w14:textId="77777777">
      <w:pPr>
        <w:spacing w:line="360" w:lineRule="auto"/>
        <w:rPr>
          <w:ins w:author="Hlásny Tomáš" w:date="2026-05-28T09:25:00Z" w16du:dateUtc="2026-05-28T07:25:00Z" w:id="96"/>
          <w:rFonts w:ascii="Times New Roman" w:hAnsi="Times New Roman" w:cs="Times New Roman" w:eastAsiaTheme="minorEastAsia"/>
        </w:rPr>
      </w:pPr>
    </w:p>
    <w:tbl>
      <w:tblPr>
        <w:tblW w:w="0" w:type="auto"/>
        <w:tblLook w:val="04A0" w:firstRow="1" w:lastRow="0" w:firstColumn="1" w:lastColumn="0" w:noHBand="0" w:noVBand="1"/>
        <w:tblPrChange w:author="Hlásny Tomáš" w:date="2026-05-28T09:28:00Z" w16du:dateUtc="2026-05-28T07:28:00Z" w:id="97">
          <w:tblPr>
            <w:tblW w:w="0" w:type="auto"/>
            <w:tblLook w:val="04A0" w:firstRow="1" w:lastRow="0" w:firstColumn="1" w:lastColumn="0" w:noHBand="0" w:noVBand="1"/>
          </w:tblPr>
        </w:tblPrChange>
      </w:tblPr>
      <w:tblGrid>
        <w:gridCol w:w="2349"/>
        <w:gridCol w:w="2349"/>
        <w:gridCol w:w="2349"/>
        <w:gridCol w:w="2349"/>
        <w:tblGridChange w:id="98">
          <w:tblGrid>
            <w:gridCol w:w="360"/>
            <w:gridCol w:w="360"/>
            <w:gridCol w:w="360"/>
            <w:gridCol w:w="360"/>
            <w:gridCol w:w="909"/>
            <w:gridCol w:w="2349"/>
            <w:gridCol w:w="2349"/>
            <w:gridCol w:w="2349"/>
          </w:tblGrid>
        </w:tblGridChange>
      </w:tblGrid>
      <w:tr w:rsidRPr="002548D5" w:rsidR="00741762" w:rsidTr="5AE2F6D1" w14:paraId="281494EA" w14:textId="77777777">
        <w:trPr>
          <w:ins w:author="Hlásny Tomáš" w:date="2026-05-28T09:25:00Z" w:id="99"/>
          <w:trPrChange w:author="Hlásny Tomáš" w:date="2026-05-28T09:28:00Z" w16du:dateUtc="2026-05-28T07:28:00Z" w:id="100">
            <w:trPr>
              <w:gridAfter w:val="0"/>
            </w:trPr>
          </w:trPrChange>
        </w:trPr>
        <w:tc>
          <w:tcPr>
            <w:tcW w:w="2349" w:type="dxa"/>
            <w:tcPrChange w:author="Hlásny Tomáš" w:date="2026-05-28T09:28:00Z" w16du:dateUtc="2026-05-28T07:28:00Z" w:id="101">
              <w:tcPr>
                <w:tcW w:w="2349" w:type="dxa"/>
              </w:tcPr>
            </w:tcPrChange>
          </w:tcPr>
          <w:p w:rsidRPr="002548D5" w:rsidR="00741762" w:rsidP="00052A27" w:rsidRDefault="271320DE" w14:paraId="0C4181DD" w14:textId="0644B517">
            <w:pPr>
              <w:spacing w:line="360" w:lineRule="auto"/>
              <w:rPr>
                <w:ins w:author="Hlásny Tomáš" w:date="2026-05-28T09:25:00Z" w16du:dateUtc="2026-05-28T07:25:00Z" w:id="102"/>
                <w:rFonts w:ascii="Times New Roman" w:hAnsi="Times New Roman" w:cs="Times New Roman" w:eastAsiaTheme="minorEastAsia"/>
                <w:b/>
                <w:bCs/>
                <w:rPrChange w:author="Hlásny Tomáš" w:date="2026-05-28T09:27:00Z" w16du:dateUtc="2026-05-28T07:27:00Z" w:id="103">
                  <w:rPr>
                    <w:ins w:author="Hlásny Tomáš" w:date="2026-05-28T09:25:00Z" w16du:dateUtc="2026-05-28T07:25:00Z" w:id="104"/>
                  </w:rPr>
                </w:rPrChange>
              </w:rPr>
            </w:pPr>
            <w:ins w:author="Hlásny Tomáš" w:date="2026-05-28T09:25:00Z" w16du:dateUtc="2026-05-28T07:25:00Z" w:id="105">
              <w:r w:rsidRPr="002548D5">
                <w:rPr>
                  <w:rFonts w:ascii="Times New Roman" w:hAnsi="Times New Roman" w:cs="Times New Roman" w:eastAsiaTheme="minorEastAsia"/>
                  <w:b/>
                  <w:bCs/>
                  <w:rPrChange w:author="Hlásny Tomáš" w:date="2026-05-28T09:27:00Z" w16du:dateUtc="2026-05-28T07:27:00Z" w:id="106">
                    <w:rPr/>
                  </w:rPrChange>
                </w:rPr>
                <w:t>Variable</w:t>
              </w:r>
            </w:ins>
          </w:p>
        </w:tc>
        <w:tc>
          <w:tcPr>
            <w:tcW w:w="2349" w:type="dxa"/>
            <w:tcPrChange w:author="Hlásny Tomáš" w:date="2026-05-28T09:28:00Z" w16du:dateUtc="2026-05-28T07:28:00Z" w:id="107">
              <w:tcPr>
                <w:tcW w:w="2349" w:type="dxa"/>
              </w:tcPr>
            </w:tcPrChange>
          </w:tcPr>
          <w:p w:rsidRPr="002548D5" w:rsidR="00741762" w:rsidP="00052A27" w:rsidRDefault="64D85F23" w14:paraId="481FB188" w14:textId="31FB83B2">
            <w:pPr>
              <w:spacing w:line="360" w:lineRule="auto"/>
              <w:rPr>
                <w:ins w:author="Hlásny Tomáš" w:date="2026-05-28T09:25:00Z" w16du:dateUtc="2026-05-28T07:25:00Z" w:id="108"/>
                <w:rFonts w:ascii="Times New Roman" w:hAnsi="Times New Roman" w:cs="Times New Roman" w:eastAsiaTheme="minorEastAsia"/>
                <w:b/>
                <w:bCs/>
                <w:rPrChange w:author="Hlásny Tomáš" w:date="2026-05-28T09:27:00Z" w16du:dateUtc="2026-05-28T07:27:00Z" w:id="109">
                  <w:rPr>
                    <w:ins w:author="Hlásny Tomáš" w:date="2026-05-28T09:25:00Z" w16du:dateUtc="2026-05-28T07:25:00Z" w:id="110"/>
                  </w:rPr>
                </w:rPrChange>
              </w:rPr>
            </w:pPr>
            <w:ins w:author="Hlásny Tomáš" w:date="2026-05-28T09:25:00Z" w16du:dateUtc="2026-05-28T07:25:00Z" w:id="111">
              <w:r w:rsidRPr="002548D5">
                <w:rPr>
                  <w:rFonts w:ascii="Times New Roman" w:hAnsi="Times New Roman" w:cs="Times New Roman" w:eastAsiaTheme="minorEastAsia"/>
                  <w:b/>
                  <w:bCs/>
                  <w:rPrChange w:author="Hlásny Tomáš" w:date="2026-05-28T09:27:00Z" w16du:dateUtc="2026-05-28T07:27:00Z" w:id="112">
                    <w:rPr/>
                  </w:rPrChange>
                </w:rPr>
                <w:t>Unit</w:t>
              </w:r>
            </w:ins>
          </w:p>
        </w:tc>
        <w:tc>
          <w:tcPr>
            <w:tcW w:w="2349" w:type="dxa"/>
            <w:tcPrChange w:author="Hlásny Tomáš" w:date="2026-05-28T09:28:00Z" w16du:dateUtc="2026-05-28T07:28:00Z" w:id="113">
              <w:tcPr>
                <w:tcW w:w="2349" w:type="dxa"/>
              </w:tcPr>
            </w:tcPrChange>
          </w:tcPr>
          <w:p w:rsidRPr="002548D5" w:rsidR="00741762" w:rsidP="00052A27" w:rsidRDefault="16A4D72F" w14:paraId="02EA9BBB" w14:textId="622288F5">
            <w:pPr>
              <w:spacing w:line="360" w:lineRule="auto"/>
              <w:rPr>
                <w:ins w:author="Hlásny Tomáš" w:date="2026-05-28T09:25:00Z" w16du:dateUtc="2026-05-28T07:25:00Z" w:id="114"/>
                <w:rFonts w:ascii="Times New Roman" w:hAnsi="Times New Roman" w:cs="Times New Roman" w:eastAsiaTheme="minorEastAsia"/>
              </w:rPr>
            </w:pPr>
            <w:ins w:author="Hlásny Tomáš" w:date="2026-05-28T09:26:00Z" w16du:dateUtc="2026-05-28T07:26:00Z" w:id="115">
              <w:r w:rsidRPr="002548D5">
                <w:rPr>
                  <w:rFonts w:ascii="Times New Roman" w:hAnsi="Times New Roman" w:cs="Times New Roman" w:eastAsiaTheme="minorEastAsia"/>
                </w:rPr>
                <w:t>Co</w:t>
              </w:r>
              <w:commentRangeStart w:id="116"/>
              <w:r w:rsidRPr="002548D5">
                <w:rPr>
                  <w:rFonts w:ascii="Times New Roman" w:hAnsi="Times New Roman" w:cs="Times New Roman" w:eastAsiaTheme="minorEastAsia"/>
                </w:rPr>
                <w:t>de</w:t>
              </w:r>
            </w:ins>
            <w:commentRangeEnd w:id="116"/>
            <w:r w:rsidRPr="002548D5" w:rsidR="00D35F32">
              <w:rPr>
                <w:rStyle w:val="Odkaznakoment"/>
                <w:rFonts w:ascii="Times New Roman" w:hAnsi="Times New Roman" w:cs="Times New Roman" w:eastAsiaTheme="minorEastAsia"/>
                <w:sz w:val="24"/>
                <w:szCs w:val="24"/>
              </w:rPr>
              <w:commentReference w:id="116"/>
            </w:r>
          </w:p>
        </w:tc>
        <w:tc>
          <w:tcPr>
            <w:tcW w:w="2349" w:type="dxa"/>
            <w:tcPrChange w:author="Hlásny Tomáš" w:date="2026-05-28T09:28:00Z" w16du:dateUtc="2026-05-28T07:28:00Z" w:id="117">
              <w:tcPr>
                <w:tcW w:w="2349" w:type="dxa"/>
              </w:tcPr>
            </w:tcPrChange>
          </w:tcPr>
          <w:p w:rsidRPr="002548D5" w:rsidR="00741762" w:rsidP="00052A27" w:rsidRDefault="5CD2FF2D" w14:paraId="7D6508EE" w14:textId="305FCF80">
            <w:pPr>
              <w:spacing w:line="360" w:lineRule="auto"/>
              <w:rPr>
                <w:ins w:author="Hlásny Tomáš" w:date="2026-05-28T09:25:00Z" w16du:dateUtc="2026-05-28T07:25:00Z" w:id="118"/>
                <w:rFonts w:ascii="Times New Roman" w:hAnsi="Times New Roman" w:cs="Times New Roman" w:eastAsiaTheme="minorEastAsia"/>
              </w:rPr>
            </w:pPr>
            <w:ins w:author="Hlásny Tomáš" w:date="2026-05-28T09:28:00Z" w16du:dateUtc="2026-05-28T07:28:00Z" w:id="119">
              <w:r w:rsidRPr="002548D5">
                <w:rPr>
                  <w:rFonts w:ascii="Times New Roman" w:hAnsi="Times New Roman" w:cs="Times New Roman" w:eastAsiaTheme="minorEastAsia"/>
                </w:rPr>
                <w:t>Measured</w:t>
              </w:r>
            </w:ins>
          </w:p>
        </w:tc>
      </w:tr>
      <w:tr w:rsidRPr="002548D5" w:rsidR="00741762" w:rsidTr="5AE2F6D1" w14:paraId="5C86B1DC" w14:textId="77777777">
        <w:trPr>
          <w:ins w:author="Hlásny Tomáš" w:date="2026-05-28T09:25:00Z" w:id="120"/>
          <w:trPrChange w:author="Hlásny Tomáš" w:date="2026-05-28T09:28:00Z" w16du:dateUtc="2026-05-28T07:28:00Z" w:id="121">
            <w:trPr>
              <w:gridAfter w:val="0"/>
            </w:trPr>
          </w:trPrChange>
        </w:trPr>
        <w:tc>
          <w:tcPr>
            <w:tcW w:w="2349" w:type="dxa"/>
            <w:tcPrChange w:author="Hlásny Tomáš" w:date="2026-05-28T09:28:00Z" w16du:dateUtc="2026-05-28T07:28:00Z" w:id="122">
              <w:tcPr>
                <w:tcW w:w="2349" w:type="dxa"/>
              </w:tcPr>
            </w:tcPrChange>
          </w:tcPr>
          <w:p w:rsidRPr="002548D5" w:rsidR="00741762" w:rsidP="00052A27" w:rsidRDefault="271320DE" w14:paraId="38A1A88E" w14:textId="7FA418BD">
            <w:pPr>
              <w:spacing w:line="360" w:lineRule="auto"/>
              <w:rPr>
                <w:ins w:author="Hlásny Tomáš" w:date="2026-05-28T09:25:00Z" w16du:dateUtc="2026-05-28T07:25:00Z" w:id="123"/>
                <w:rFonts w:ascii="Times New Roman" w:hAnsi="Times New Roman" w:cs="Times New Roman" w:eastAsiaTheme="minorEastAsia"/>
              </w:rPr>
            </w:pPr>
            <w:ins w:author="Hlásny Tomáš" w:date="2026-05-28T09:25:00Z" w16du:dateUtc="2026-05-28T07:25:00Z" w:id="124">
              <w:r w:rsidRPr="002548D5">
                <w:rPr>
                  <w:rFonts w:ascii="Times New Roman" w:hAnsi="Times New Roman" w:cs="Times New Roman" w:eastAsiaTheme="minorEastAsia"/>
                </w:rPr>
                <w:t>Number of damaged individuals within a subplot/species combination</w:t>
              </w:r>
            </w:ins>
          </w:p>
        </w:tc>
        <w:tc>
          <w:tcPr>
            <w:tcW w:w="2349" w:type="dxa"/>
            <w:tcPrChange w:author="Hlásny Tomáš" w:date="2026-05-28T09:28:00Z" w16du:dateUtc="2026-05-28T07:28:00Z" w:id="125">
              <w:tcPr>
                <w:tcW w:w="2349" w:type="dxa"/>
              </w:tcPr>
            </w:tcPrChange>
          </w:tcPr>
          <w:p w:rsidRPr="002548D5" w:rsidR="00741762" w:rsidP="00052A27" w:rsidRDefault="2411D018" w14:paraId="2CCC175E" w14:textId="424D41A3">
            <w:pPr>
              <w:spacing w:line="360" w:lineRule="auto"/>
              <w:rPr>
                <w:ins w:author="Hlásny Tomáš" w:date="2026-05-28T09:25:00Z" w16du:dateUtc="2026-05-28T07:25:00Z" w:id="126"/>
                <w:rFonts w:ascii="Times New Roman" w:hAnsi="Times New Roman" w:cs="Times New Roman" w:eastAsiaTheme="minorEastAsia"/>
              </w:rPr>
            </w:pPr>
            <w:ins w:author="Hlásny Tomáš" w:date="2026-05-28T09:26:00Z" w16du:dateUtc="2026-05-28T07:26:00Z" w:id="127">
              <w:r w:rsidRPr="002548D5">
                <w:rPr>
                  <w:rFonts w:ascii="Times New Roman" w:hAnsi="Times New Roman" w:cs="Times New Roman" w:eastAsiaTheme="minorEastAsia"/>
                </w:rPr>
                <w:t xml:space="preserve">No. </w:t>
              </w:r>
            </w:ins>
          </w:p>
        </w:tc>
        <w:tc>
          <w:tcPr>
            <w:tcW w:w="2349" w:type="dxa"/>
            <w:tcPrChange w:author="Hlásny Tomáš" w:date="2026-05-28T09:28:00Z" w16du:dateUtc="2026-05-28T07:28:00Z" w:id="128">
              <w:tcPr>
                <w:tcW w:w="2349" w:type="dxa"/>
              </w:tcPr>
            </w:tcPrChange>
          </w:tcPr>
          <w:p w:rsidRPr="002548D5" w:rsidR="00741762" w:rsidP="00052A27" w:rsidRDefault="462FF490" w14:paraId="2CA94B70" w14:textId="2E675803">
            <w:pPr>
              <w:spacing w:line="360" w:lineRule="auto"/>
              <w:rPr>
                <w:ins w:author="Hlásny Tomáš" w:date="2026-05-28T09:25:00Z" w16du:dateUtc="2026-05-28T07:25:00Z" w:id="129"/>
                <w:rFonts w:ascii="Times New Roman" w:hAnsi="Times New Roman" w:cs="Times New Roman" w:eastAsiaTheme="minorEastAsia"/>
              </w:rPr>
            </w:pPr>
            <w:ins w:author="Hlásny Tomáš" w:date="2026-05-28T09:27:00Z" w16du:dateUtc="2026-05-28T07:27:00Z" w:id="130">
              <w:r w:rsidRPr="002548D5">
                <w:rPr>
                  <w:rFonts w:ascii="Times New Roman" w:hAnsi="Times New Roman" w:cs="Times New Roman" w:eastAsiaTheme="minorEastAsia"/>
                </w:rPr>
                <w:t>Dmg_no</w:t>
              </w:r>
            </w:ins>
          </w:p>
        </w:tc>
        <w:tc>
          <w:tcPr>
            <w:tcW w:w="2349" w:type="dxa"/>
            <w:tcPrChange w:author="Hlásny Tomáš" w:date="2026-05-28T09:28:00Z" w16du:dateUtc="2026-05-28T07:28:00Z" w:id="131">
              <w:tcPr>
                <w:tcW w:w="2349" w:type="dxa"/>
              </w:tcPr>
            </w:tcPrChange>
          </w:tcPr>
          <w:p w:rsidRPr="002548D5" w:rsidR="00741762" w:rsidP="00052A27" w:rsidRDefault="5CD2FF2D" w14:paraId="75BFDCCE" w14:textId="48A0C65A">
            <w:pPr>
              <w:spacing w:line="360" w:lineRule="auto"/>
              <w:rPr>
                <w:ins w:author="Hlásny Tomáš" w:date="2026-05-28T09:25:00Z" w16du:dateUtc="2026-05-28T07:25:00Z" w:id="132"/>
                <w:rFonts w:ascii="Times New Roman" w:hAnsi="Times New Roman" w:cs="Times New Roman" w:eastAsiaTheme="minorEastAsia"/>
              </w:rPr>
            </w:pPr>
            <w:ins w:author="Hlásny Tomáš" w:date="2026-05-28T09:28:00Z" w16du:dateUtc="2026-05-28T07:28:00Z" w:id="133">
              <w:r w:rsidRPr="002548D5">
                <w:rPr>
                  <w:rFonts w:ascii="Times New Roman" w:hAnsi="Times New Roman" w:cs="Times New Roman" w:eastAsiaTheme="minorEastAsia"/>
                </w:rPr>
                <w:t>In the fi</w:t>
              </w:r>
              <w:commentRangeStart w:id="134"/>
              <w:r w:rsidRPr="002548D5">
                <w:rPr>
                  <w:rFonts w:ascii="Times New Roman" w:hAnsi="Times New Roman" w:cs="Times New Roman" w:eastAsiaTheme="minorEastAsia"/>
                </w:rPr>
                <w:t>eld</w:t>
              </w:r>
            </w:ins>
            <w:commentRangeEnd w:id="134"/>
            <w:r w:rsidRPr="002548D5" w:rsidR="00AA2DC7">
              <w:rPr>
                <w:rStyle w:val="Odkaznakoment"/>
                <w:rFonts w:ascii="Times New Roman" w:hAnsi="Times New Roman" w:cs="Times New Roman" w:eastAsiaTheme="minorEastAsia"/>
                <w:sz w:val="24"/>
                <w:szCs w:val="24"/>
              </w:rPr>
              <w:commentReference w:id="134"/>
            </w:r>
          </w:p>
        </w:tc>
      </w:tr>
    </w:tbl>
    <w:p w:rsidRPr="002548D5" w:rsidR="00741762" w:rsidP="00052A27" w:rsidRDefault="00741762" w14:paraId="394B9178" w14:textId="77777777">
      <w:pPr>
        <w:spacing w:line="360" w:lineRule="auto"/>
        <w:rPr>
          <w:ins w:author="Hlásny Tomáš" w:date="2026-05-28T09:24:00Z" w16du:dateUtc="2026-05-28T07:24:00Z" w:id="135"/>
          <w:rFonts w:ascii="Times New Roman" w:hAnsi="Times New Roman" w:cs="Times New Roman" w:eastAsiaTheme="minorEastAsia"/>
        </w:rPr>
      </w:pPr>
    </w:p>
    <w:p w:rsidRPr="002548D5" w:rsidR="00741762" w:rsidP="00052A27" w:rsidRDefault="00741762" w14:paraId="1A0B6328" w14:textId="77777777">
      <w:pPr>
        <w:spacing w:line="360" w:lineRule="auto"/>
        <w:rPr>
          <w:ins w:author="Hlásny Tomáš" w:date="2026-05-28T09:24:00Z" w16du:dateUtc="2026-05-28T07:24:00Z" w:id="136"/>
          <w:rFonts w:ascii="Times New Roman" w:hAnsi="Times New Roman" w:cs="Times New Roman" w:eastAsiaTheme="minorEastAsia"/>
        </w:rPr>
      </w:pPr>
    </w:p>
    <w:p w:rsidRPr="002548D5" w:rsidR="00D672D1" w:rsidP="00052A27" w:rsidRDefault="00D672D1" w14:paraId="25E6144E" w14:textId="77777777">
      <w:pPr>
        <w:spacing w:line="360" w:lineRule="auto"/>
        <w:rPr>
          <w:ins w:author="Hlásny Tomáš" w:date="2026-05-28T09:24:00Z" w16du:dateUtc="2026-05-28T07:24:00Z" w:id="137"/>
          <w:rFonts w:ascii="Times New Roman" w:hAnsi="Times New Roman" w:cs="Times New Roman" w:eastAsiaTheme="minorEastAsia"/>
        </w:rPr>
      </w:pPr>
    </w:p>
    <w:p w:rsidRPr="002548D5" w:rsidR="00D672D1" w:rsidP="00052A27" w:rsidRDefault="00D672D1" w14:paraId="065F4558" w14:textId="77777777">
      <w:pPr>
        <w:spacing w:line="360" w:lineRule="auto"/>
        <w:rPr>
          <w:ins w:author="Hlásny Tomáš" w:date="2026-05-28T09:24:00Z" w16du:dateUtc="2026-05-28T07:24:00Z" w:id="138"/>
          <w:rFonts w:ascii="Times New Roman" w:hAnsi="Times New Roman" w:cs="Times New Roman" w:eastAsiaTheme="minorEastAsia"/>
        </w:rPr>
      </w:pPr>
    </w:p>
    <w:p w:rsidRPr="002548D5" w:rsidR="00D672D1" w:rsidRDefault="00D672D1" w14:paraId="10FDBF50" w14:textId="77777777">
      <w:pPr>
        <w:spacing w:line="360" w:lineRule="auto"/>
        <w:rPr>
          <w:rFonts w:ascii="Times New Roman" w:hAnsi="Times New Roman" w:cs="Times New Roman" w:eastAsiaTheme="minorEastAsia"/>
        </w:rPr>
        <w:pPrChange w:author="Hlásny Tomáš" w:date="2026-05-28T09:24:00Z" w16du:dateUtc="2026-05-28T07:24:00Z" w:id="139">
          <w:pPr>
            <w:pStyle w:val="Nadpis2"/>
            <w:jc w:val="both"/>
          </w:pPr>
        </w:pPrChange>
      </w:pPr>
    </w:p>
    <w:tbl>
      <w:tblPr>
        <w:tblStyle w:val="Svtlmkatabulky"/>
        <w:tblW w:w="0" w:type="auto"/>
        <w:tblLook w:val="04A0" w:firstRow="1" w:lastRow="0" w:firstColumn="1" w:lastColumn="0" w:noHBand="0" w:noVBand="1"/>
        <w:tblPrChange w:author="Hlásny Tomáš" w:date="2026-05-28T09:24:00Z" w16du:dateUtc="2026-05-28T07:24:00Z" w:id="140">
          <w:tblPr>
            <w:tblStyle w:val="Svtlmkatabulky"/>
            <w:tblW w:w="0" w:type="auto"/>
            <w:tblLook w:val="04A0" w:firstRow="1" w:lastRow="0" w:firstColumn="1" w:lastColumn="0" w:noHBand="0" w:noVBand="1"/>
          </w:tblPr>
        </w:tblPrChange>
      </w:tblPr>
      <w:tblGrid>
        <w:gridCol w:w="2842"/>
        <w:gridCol w:w="2032"/>
        <w:gridCol w:w="2496"/>
        <w:gridCol w:w="2026"/>
        <w:tblGridChange w:id="141">
          <w:tblGrid>
            <w:gridCol w:w="360"/>
            <w:gridCol w:w="720"/>
            <w:gridCol w:w="720"/>
            <w:gridCol w:w="1042"/>
            <w:gridCol w:w="38"/>
            <w:gridCol w:w="1994"/>
            <w:gridCol w:w="2496"/>
            <w:gridCol w:w="2026"/>
          </w:tblGrid>
        </w:tblGridChange>
      </w:tblGrid>
      <w:tr w:rsidRPr="002548D5" w:rsidR="00C94020" w:rsidTr="5AE2F6D1" w14:paraId="349A08B1" w14:textId="77777777">
        <w:trPr>
          <w:trPrChange w:author="Hlásny Tomáš" w:date="2026-05-28T09:24:00Z" w16du:dateUtc="2026-05-28T07:24:00Z" w:id="142">
            <w:trPr>
              <w:gridAfter w:val="0"/>
            </w:trPr>
          </w:trPrChange>
        </w:trPr>
        <w:tc>
          <w:tcPr>
            <w:tcW w:w="2160" w:type="dxa"/>
            <w:tcPrChange w:author="Hlásny Tomáš" w:date="2026-05-28T09:24:00Z" w16du:dateUtc="2026-05-28T07:24:00Z" w:id="143">
              <w:tcPr>
                <w:tcW w:w="2160" w:type="dxa"/>
              </w:tcPr>
            </w:tcPrChange>
          </w:tcPr>
          <w:p w:rsidRPr="002548D5" w:rsidR="00C94020" w:rsidP="00052A27" w:rsidRDefault="2E97242E" w14:paraId="7CBFF305"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Variable</w:t>
            </w:r>
          </w:p>
        </w:tc>
        <w:tc>
          <w:tcPr>
            <w:tcW w:w="2160" w:type="dxa"/>
            <w:tcPrChange w:author="Hlásny Tomáš" w:date="2026-05-28T09:24:00Z" w16du:dateUtc="2026-05-28T07:24:00Z" w:id="144">
              <w:tcPr>
                <w:tcW w:w="2160" w:type="dxa"/>
              </w:tcPr>
            </w:tcPrChange>
          </w:tcPr>
          <w:p w:rsidRPr="002548D5" w:rsidR="00C94020" w:rsidP="00052A27" w:rsidRDefault="2E97242E" w14:paraId="6ADB0DAF"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T</w:t>
            </w:r>
            <w:commentRangeStart w:id="145"/>
            <w:r w:rsidRPr="002548D5">
              <w:rPr>
                <w:rFonts w:ascii="Times New Roman" w:hAnsi="Times New Roman" w:cs="Times New Roman" w:eastAsiaTheme="minorEastAsia"/>
              </w:rPr>
              <w:t>ype</w:t>
            </w:r>
            <w:commentRangeEnd w:id="145"/>
            <w:r w:rsidRPr="002548D5" w:rsidR="00C94020">
              <w:rPr>
                <w:rStyle w:val="Odkaznakoment"/>
                <w:rFonts w:ascii="Times New Roman" w:hAnsi="Times New Roman" w:cs="Times New Roman" w:eastAsiaTheme="minorEastAsia"/>
                <w:sz w:val="24"/>
                <w:szCs w:val="24"/>
              </w:rPr>
              <w:commentReference w:id="145"/>
            </w:r>
          </w:p>
        </w:tc>
        <w:tc>
          <w:tcPr>
            <w:tcW w:w="2160" w:type="dxa"/>
            <w:tcPrChange w:author="Hlásny Tomáš" w:date="2026-05-28T09:24:00Z" w16du:dateUtc="2026-05-28T07:24:00Z" w:id="146">
              <w:tcPr>
                <w:tcW w:w="2160" w:type="dxa"/>
              </w:tcPr>
            </w:tcPrChange>
          </w:tcPr>
          <w:p w:rsidRPr="002548D5" w:rsidR="00C94020" w:rsidP="00052A27" w:rsidRDefault="2E97242E" w14:paraId="70A8F0FA"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Description</w:t>
            </w:r>
          </w:p>
        </w:tc>
        <w:tc>
          <w:tcPr>
            <w:tcW w:w="2160" w:type="dxa"/>
            <w:tcPrChange w:author="Hlásny Tomáš" w:date="2026-05-28T09:24:00Z" w16du:dateUtc="2026-05-28T07:24:00Z" w:id="147">
              <w:tcPr>
                <w:tcW w:w="2160" w:type="dxa"/>
                <w:gridSpan w:val="2"/>
              </w:tcPr>
            </w:tcPrChange>
          </w:tcPr>
          <w:p w:rsidRPr="002548D5" w:rsidR="00C94020" w:rsidP="00052A27" w:rsidRDefault="2E97242E" w14:paraId="1C319125"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Unit / Levels</w:t>
            </w:r>
          </w:p>
        </w:tc>
      </w:tr>
      <w:tr w:rsidRPr="002548D5" w:rsidR="00C94020" w:rsidTr="5AE2F6D1" w14:paraId="373A4DA3" w14:textId="77777777">
        <w:trPr>
          <w:trPrChange w:author="Hlásny Tomáš" w:date="2026-05-28T09:24:00Z" w16du:dateUtc="2026-05-28T07:24:00Z" w:id="148">
            <w:trPr>
              <w:gridAfter w:val="0"/>
            </w:trPr>
          </w:trPrChange>
        </w:trPr>
        <w:tc>
          <w:tcPr>
            <w:tcW w:w="2160" w:type="dxa"/>
            <w:tcPrChange w:author="Hlásny Tomáš" w:date="2026-05-28T09:24:00Z" w16du:dateUtc="2026-05-28T07:24:00Z" w:id="149">
              <w:tcPr>
                <w:tcW w:w="2160" w:type="dxa"/>
              </w:tcPr>
            </w:tcPrChange>
          </w:tcPr>
          <w:p w:rsidRPr="002548D5" w:rsidR="00C94020" w:rsidP="00052A27" w:rsidRDefault="2E97242E" w14:paraId="144C3663"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damaged_species</w:t>
            </w:r>
          </w:p>
        </w:tc>
        <w:tc>
          <w:tcPr>
            <w:tcW w:w="2160" w:type="dxa"/>
            <w:tcPrChange w:author="Hlásny Tomáš" w:date="2026-05-28T09:24:00Z" w16du:dateUtc="2026-05-28T07:24:00Z" w:id="150">
              <w:tcPr>
                <w:tcW w:w="2160" w:type="dxa"/>
              </w:tcPr>
            </w:tcPrChange>
          </w:tcPr>
          <w:p w:rsidRPr="002548D5" w:rsidR="00C94020" w:rsidP="00052A27" w:rsidRDefault="2E97242E" w14:paraId="4ACF1D66"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Response</w:t>
            </w:r>
          </w:p>
        </w:tc>
        <w:tc>
          <w:tcPr>
            <w:tcW w:w="2160" w:type="dxa"/>
            <w:tcPrChange w:author="Hlásny Tomáš" w:date="2026-05-28T09:24:00Z" w16du:dateUtc="2026-05-28T07:24:00Z" w:id="151">
              <w:tcPr>
                <w:tcW w:w="2160" w:type="dxa"/>
              </w:tcPr>
            </w:tcPrChange>
          </w:tcPr>
          <w:p w:rsidRPr="002548D5" w:rsidR="00C94020" w:rsidP="00052A27" w:rsidRDefault="2E97242E" w14:paraId="06A7BD0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Number of damaged individuals within a subplot/species combination</w:t>
            </w:r>
          </w:p>
        </w:tc>
        <w:tc>
          <w:tcPr>
            <w:tcW w:w="2160" w:type="dxa"/>
            <w:tcPrChange w:author="Hlásny Tomáš" w:date="2026-05-28T09:24:00Z" w16du:dateUtc="2026-05-28T07:24:00Z" w:id="152">
              <w:tcPr>
                <w:tcW w:w="2160" w:type="dxa"/>
                <w:gridSpan w:val="2"/>
              </w:tcPr>
            </w:tcPrChange>
          </w:tcPr>
          <w:p w:rsidRPr="002548D5" w:rsidR="00C94020" w:rsidP="00052A27" w:rsidRDefault="2E97242E" w14:paraId="6C0C843F"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75845051" w14:textId="77777777">
        <w:trPr>
          <w:trPrChange w:author="Hlásny Tomáš" w:date="2026-05-28T09:24:00Z" w16du:dateUtc="2026-05-28T07:24:00Z" w:id="153">
            <w:trPr>
              <w:gridAfter w:val="0"/>
            </w:trPr>
          </w:trPrChange>
        </w:trPr>
        <w:tc>
          <w:tcPr>
            <w:tcW w:w="2160" w:type="dxa"/>
            <w:tcPrChange w:author="Hlásny Tomáš" w:date="2026-05-28T09:24:00Z" w16du:dateUtc="2026-05-28T07:24:00Z" w:id="154">
              <w:tcPr>
                <w:tcW w:w="2160" w:type="dxa"/>
              </w:tcPr>
            </w:tcPrChange>
          </w:tcPr>
          <w:p w:rsidRPr="002548D5" w:rsidR="00C94020" w:rsidP="00052A27" w:rsidRDefault="2E97242E" w14:paraId="52C13DA8"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undamaged_species</w:t>
            </w:r>
          </w:p>
        </w:tc>
        <w:tc>
          <w:tcPr>
            <w:tcW w:w="2160" w:type="dxa"/>
            <w:tcPrChange w:author="Hlásny Tomáš" w:date="2026-05-28T09:24:00Z" w16du:dateUtc="2026-05-28T07:24:00Z" w:id="155">
              <w:tcPr>
                <w:tcW w:w="2160" w:type="dxa"/>
              </w:tcPr>
            </w:tcPrChange>
          </w:tcPr>
          <w:p w:rsidRPr="002548D5" w:rsidR="00C94020" w:rsidP="00052A27" w:rsidRDefault="2E97242E" w14:paraId="5A672EE5"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Response</w:t>
            </w:r>
          </w:p>
        </w:tc>
        <w:tc>
          <w:tcPr>
            <w:tcW w:w="2160" w:type="dxa"/>
            <w:tcPrChange w:author="Hlásny Tomáš" w:date="2026-05-28T09:24:00Z" w16du:dateUtc="2026-05-28T07:24:00Z" w:id="156">
              <w:tcPr>
                <w:tcW w:w="2160" w:type="dxa"/>
              </w:tcPr>
            </w:tcPrChange>
          </w:tcPr>
          <w:p w:rsidRPr="002548D5" w:rsidR="00C94020" w:rsidP="00052A27" w:rsidRDefault="2E97242E" w14:paraId="437EF15D"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Number of undamaged individuals within a subplot/species combination</w:t>
            </w:r>
          </w:p>
        </w:tc>
        <w:tc>
          <w:tcPr>
            <w:tcW w:w="2160" w:type="dxa"/>
            <w:tcPrChange w:author="Hlásny Tomáš" w:date="2026-05-28T09:24:00Z" w16du:dateUtc="2026-05-28T07:24:00Z" w:id="157">
              <w:tcPr>
                <w:tcW w:w="2160" w:type="dxa"/>
                <w:gridSpan w:val="2"/>
              </w:tcPr>
            </w:tcPrChange>
          </w:tcPr>
          <w:p w:rsidRPr="002548D5" w:rsidR="00C94020" w:rsidP="00052A27" w:rsidRDefault="2E97242E" w14:paraId="77FE6562"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3A56EDC3" w14:textId="77777777">
        <w:trPr>
          <w:trPrChange w:author="Hlásny Tomáš" w:date="2026-05-28T09:24:00Z" w16du:dateUtc="2026-05-28T07:24:00Z" w:id="158">
            <w:trPr>
              <w:gridAfter w:val="0"/>
            </w:trPr>
          </w:trPrChange>
        </w:trPr>
        <w:tc>
          <w:tcPr>
            <w:tcW w:w="2160" w:type="dxa"/>
            <w:tcPrChange w:author="Hlásny Tomáš" w:date="2026-05-28T09:24:00Z" w16du:dateUtc="2026-05-28T07:24:00Z" w:id="159">
              <w:tcPr>
                <w:tcW w:w="2160" w:type="dxa"/>
              </w:tcPr>
            </w:tcPrChange>
          </w:tcPr>
          <w:p w:rsidRPr="002548D5" w:rsidR="00C94020" w:rsidP="00052A27" w:rsidRDefault="2E97242E" w14:paraId="700A2D08" w14:textId="77777777">
            <w:pPr>
              <w:spacing w:line="360" w:lineRule="auto"/>
              <w:jc w:val="both"/>
              <w:rPr>
                <w:rFonts w:ascii="Times New Roman" w:hAnsi="Times New Roman" w:cs="Times New Roman" w:eastAsiaTheme="minorEastAsia"/>
              </w:rPr>
            </w:pPr>
            <w:commentRangeStart w:id="160"/>
            <w:r w:rsidRPr="002548D5">
              <w:rPr>
                <w:rFonts w:ascii="Times New Roman" w:hAnsi="Times New Roman" w:cs="Times New Roman" w:eastAsiaTheme="minorEastAsia"/>
              </w:rPr>
              <w:lastRenderedPageBreak/>
              <w:t>percentage_damage</w:t>
            </w:r>
            <w:commentRangeEnd w:id="160"/>
            <w:r w:rsidRPr="002548D5" w:rsidR="00C94020">
              <w:rPr>
                <w:rStyle w:val="Odkaznakoment"/>
                <w:rFonts w:ascii="Times New Roman" w:hAnsi="Times New Roman" w:cs="Times New Roman" w:eastAsiaTheme="minorEastAsia"/>
                <w:sz w:val="24"/>
                <w:szCs w:val="24"/>
              </w:rPr>
              <w:commentReference w:id="160"/>
            </w:r>
          </w:p>
        </w:tc>
        <w:tc>
          <w:tcPr>
            <w:tcW w:w="2160" w:type="dxa"/>
            <w:tcPrChange w:author="Hlásny Tomáš" w:date="2026-05-28T09:24:00Z" w16du:dateUtc="2026-05-28T07:24:00Z" w:id="161">
              <w:tcPr>
                <w:tcW w:w="2160" w:type="dxa"/>
              </w:tcPr>
            </w:tcPrChange>
          </w:tcPr>
          <w:p w:rsidRPr="002548D5" w:rsidR="00C94020" w:rsidP="00052A27" w:rsidRDefault="2E97242E" w14:paraId="516E849D"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Derived</w:t>
            </w:r>
          </w:p>
        </w:tc>
        <w:tc>
          <w:tcPr>
            <w:tcW w:w="2160" w:type="dxa"/>
            <w:tcPrChange w:author="Hlásny Tomáš" w:date="2026-05-28T09:24:00Z" w16du:dateUtc="2026-05-28T07:24:00Z" w:id="162">
              <w:tcPr>
                <w:tcW w:w="2160" w:type="dxa"/>
              </w:tcPr>
            </w:tcPrChange>
          </w:tcPr>
          <w:p w:rsidRPr="002548D5" w:rsidR="00C94020" w:rsidP="00052A27" w:rsidRDefault="2E97242E" w14:paraId="17E26CDB"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Relative proportion of damaged individuals calculated as (celkovy_pocet_poskoz / n) × 100</w:t>
            </w:r>
          </w:p>
        </w:tc>
        <w:tc>
          <w:tcPr>
            <w:tcW w:w="2160" w:type="dxa"/>
            <w:tcPrChange w:author="Hlásny Tomáš" w:date="2026-05-28T09:24:00Z" w16du:dateUtc="2026-05-28T07:24:00Z" w:id="163">
              <w:tcPr>
                <w:tcW w:w="2160" w:type="dxa"/>
                <w:gridSpan w:val="2"/>
              </w:tcPr>
            </w:tcPrChange>
          </w:tcPr>
          <w:p w:rsidRPr="002548D5" w:rsidR="00C94020" w:rsidP="00052A27" w:rsidRDefault="2E97242E" w14:paraId="6476BDA9"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w:t>
            </w:r>
          </w:p>
        </w:tc>
      </w:tr>
      <w:tr w:rsidRPr="002548D5" w:rsidR="00C94020" w:rsidTr="5AE2F6D1" w14:paraId="4B4A6B2C" w14:textId="77777777">
        <w:trPr>
          <w:trPrChange w:author="Hlásny Tomáš" w:date="2026-05-28T09:24:00Z" w16du:dateUtc="2026-05-28T07:24:00Z" w:id="164">
            <w:trPr>
              <w:gridAfter w:val="0"/>
            </w:trPr>
          </w:trPrChange>
        </w:trPr>
        <w:tc>
          <w:tcPr>
            <w:tcW w:w="2160" w:type="dxa"/>
            <w:tcPrChange w:author="Hlásny Tomáš" w:date="2026-05-28T09:24:00Z" w16du:dateUtc="2026-05-28T07:24:00Z" w:id="165">
              <w:tcPr>
                <w:tcW w:w="2160" w:type="dxa"/>
              </w:tcPr>
            </w:tcPrChange>
          </w:tcPr>
          <w:p w:rsidRPr="002548D5" w:rsidR="00C94020" w:rsidP="00052A27" w:rsidRDefault="2E97242E" w14:paraId="33EC24DD"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n</w:t>
            </w:r>
          </w:p>
        </w:tc>
        <w:tc>
          <w:tcPr>
            <w:tcW w:w="2160" w:type="dxa"/>
            <w:tcPrChange w:author="Hlásny Tomáš" w:date="2026-05-28T09:24:00Z" w16du:dateUtc="2026-05-28T07:24:00Z" w:id="166">
              <w:tcPr>
                <w:tcW w:w="2160" w:type="dxa"/>
              </w:tcPr>
            </w:tcPrChange>
          </w:tcPr>
          <w:p w:rsidRPr="002548D5" w:rsidR="00C94020" w:rsidP="00052A27" w:rsidRDefault="2E97242E" w14:paraId="054EEFA8"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Raw</w:t>
            </w:r>
          </w:p>
        </w:tc>
        <w:tc>
          <w:tcPr>
            <w:tcW w:w="2160" w:type="dxa"/>
            <w:tcPrChange w:author="Hlásny Tomáš" w:date="2026-05-28T09:24:00Z" w16du:dateUtc="2026-05-28T07:24:00Z" w:id="167">
              <w:tcPr>
                <w:tcW w:w="2160" w:type="dxa"/>
              </w:tcPr>
            </w:tcPrChange>
          </w:tcPr>
          <w:p w:rsidRPr="002548D5" w:rsidR="00C94020" w:rsidP="00052A27" w:rsidRDefault="2E97242E" w14:paraId="404CAA71" w14:textId="23323B26">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Total number of individuals recorded in the subplot</w:t>
            </w:r>
            <w:r w:rsidRPr="002548D5" w:rsidR="34F75D94">
              <w:rPr>
                <w:rFonts w:ascii="Times New Roman" w:hAnsi="Times New Roman" w:cs="Times New Roman" w:eastAsiaTheme="minorEastAsia"/>
              </w:rPr>
              <w:t>*</w:t>
            </w:r>
            <w:r w:rsidRPr="002548D5">
              <w:rPr>
                <w:rFonts w:ascii="Times New Roman" w:hAnsi="Times New Roman" w:cs="Times New Roman" w:eastAsiaTheme="minorEastAsia"/>
              </w:rPr>
              <w:t>species combination</w:t>
            </w:r>
          </w:p>
        </w:tc>
        <w:tc>
          <w:tcPr>
            <w:tcW w:w="2160" w:type="dxa"/>
            <w:tcPrChange w:author="Hlásny Tomáš" w:date="2026-05-28T09:24:00Z" w16du:dateUtc="2026-05-28T07:24:00Z" w:id="168">
              <w:tcPr>
                <w:tcW w:w="2160" w:type="dxa"/>
                <w:gridSpan w:val="2"/>
              </w:tcPr>
            </w:tcPrChange>
          </w:tcPr>
          <w:p w:rsidRPr="002548D5" w:rsidR="00C94020" w:rsidP="00052A27" w:rsidRDefault="2E97242E" w14:paraId="5833838C"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65EF1596" w14:textId="77777777">
        <w:trPr>
          <w:trPrChange w:author="Hlásny Tomáš" w:date="2026-05-28T09:24:00Z" w16du:dateUtc="2026-05-28T07:24:00Z" w:id="169">
            <w:trPr>
              <w:gridAfter w:val="0"/>
            </w:trPr>
          </w:trPrChange>
        </w:trPr>
        <w:tc>
          <w:tcPr>
            <w:tcW w:w="2160" w:type="dxa"/>
            <w:tcPrChange w:author="Hlásny Tomáš" w:date="2026-05-28T09:24:00Z" w16du:dateUtc="2026-05-28T07:24:00Z" w:id="170">
              <w:tcPr>
                <w:tcW w:w="2160" w:type="dxa"/>
              </w:tcPr>
            </w:tcPrChange>
          </w:tcPr>
          <w:p w:rsidRPr="002548D5" w:rsidR="00C94020" w:rsidP="00052A27" w:rsidRDefault="2E97242E" w14:paraId="00FE649C"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celkovy_pocet_poskoz</w:t>
            </w:r>
          </w:p>
        </w:tc>
        <w:tc>
          <w:tcPr>
            <w:tcW w:w="2160" w:type="dxa"/>
            <w:tcPrChange w:author="Hlásny Tomáš" w:date="2026-05-28T09:24:00Z" w16du:dateUtc="2026-05-28T07:24:00Z" w:id="171">
              <w:tcPr>
                <w:tcW w:w="2160" w:type="dxa"/>
              </w:tcPr>
            </w:tcPrChange>
          </w:tcPr>
          <w:p w:rsidRPr="002548D5" w:rsidR="00C94020" w:rsidP="00052A27" w:rsidRDefault="2E97242E" w14:paraId="3A665E2F"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Derived</w:t>
            </w:r>
          </w:p>
        </w:tc>
        <w:tc>
          <w:tcPr>
            <w:tcW w:w="2160" w:type="dxa"/>
            <w:tcPrChange w:author="Hlásny Tomáš" w:date="2026-05-28T09:24:00Z" w16du:dateUtc="2026-05-28T07:24:00Z" w:id="172">
              <w:tcPr>
                <w:tcW w:w="2160" w:type="dxa"/>
              </w:tcPr>
            </w:tcPrChange>
          </w:tcPr>
          <w:p w:rsidRPr="002548D5" w:rsidR="00C94020" w:rsidP="00052A27" w:rsidRDefault="2E97242E" w14:paraId="0437FCAF" w14:textId="79843EE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Total number of damaged individuals after combining terminal</w:t>
            </w:r>
            <w:r w:rsidRPr="002548D5" w:rsidR="34F75D94">
              <w:rPr>
                <w:rFonts w:ascii="Times New Roman" w:hAnsi="Times New Roman" w:cs="Times New Roman" w:eastAsiaTheme="minorEastAsia"/>
              </w:rPr>
              <w:t xml:space="preserve">, foliage and </w:t>
            </w:r>
            <w:r w:rsidRPr="002548D5">
              <w:rPr>
                <w:rFonts w:ascii="Times New Roman" w:hAnsi="Times New Roman" w:cs="Times New Roman" w:eastAsiaTheme="minorEastAsia"/>
              </w:rPr>
              <w:t>stem damage categories and limiting the maximum value by total abundance (n)</w:t>
            </w:r>
          </w:p>
        </w:tc>
        <w:tc>
          <w:tcPr>
            <w:tcW w:w="2160" w:type="dxa"/>
            <w:tcPrChange w:author="Hlásny Tomáš" w:date="2026-05-28T09:24:00Z" w16du:dateUtc="2026-05-28T07:24:00Z" w:id="173">
              <w:tcPr>
                <w:tcW w:w="2160" w:type="dxa"/>
                <w:gridSpan w:val="2"/>
              </w:tcPr>
            </w:tcPrChange>
          </w:tcPr>
          <w:p w:rsidRPr="002548D5" w:rsidR="00C94020" w:rsidP="00052A27" w:rsidRDefault="2E97242E" w14:paraId="72E568B6"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46AEA8CA" w14:textId="77777777">
        <w:trPr>
          <w:trPrChange w:author="Hlásny Tomáš" w:date="2026-05-28T09:24:00Z" w16du:dateUtc="2026-05-28T07:24:00Z" w:id="174">
            <w:trPr>
              <w:gridAfter w:val="0"/>
            </w:trPr>
          </w:trPrChange>
        </w:trPr>
        <w:tc>
          <w:tcPr>
            <w:tcW w:w="2160" w:type="dxa"/>
            <w:tcPrChange w:author="Hlásny Tomáš" w:date="2026-05-28T09:24:00Z" w16du:dateUtc="2026-05-28T07:24:00Z" w:id="175">
              <w:tcPr>
                <w:tcW w:w="2160" w:type="dxa"/>
              </w:tcPr>
            </w:tcPrChange>
          </w:tcPr>
          <w:p w:rsidRPr="002548D5" w:rsidR="00C94020" w:rsidP="00052A27" w:rsidRDefault="2E97242E" w14:paraId="201C04EB"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tot_dmg_terminal</w:t>
            </w:r>
          </w:p>
        </w:tc>
        <w:tc>
          <w:tcPr>
            <w:tcW w:w="2160" w:type="dxa"/>
            <w:tcPrChange w:author="Hlásny Tomáš" w:date="2026-05-28T09:24:00Z" w16du:dateUtc="2026-05-28T07:24:00Z" w:id="176">
              <w:tcPr>
                <w:tcW w:w="2160" w:type="dxa"/>
              </w:tcPr>
            </w:tcPrChange>
          </w:tcPr>
          <w:p w:rsidRPr="002548D5" w:rsidR="00C94020" w:rsidP="00052A27" w:rsidRDefault="2E97242E" w14:paraId="6DF574A6"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Derived</w:t>
            </w:r>
          </w:p>
        </w:tc>
        <w:tc>
          <w:tcPr>
            <w:tcW w:w="2160" w:type="dxa"/>
            <w:tcPrChange w:author="Hlásny Tomáš" w:date="2026-05-28T09:24:00Z" w16du:dateUtc="2026-05-28T07:24:00Z" w:id="177">
              <w:tcPr>
                <w:tcW w:w="2160" w:type="dxa"/>
              </w:tcPr>
            </w:tcPrChange>
          </w:tcPr>
          <w:p w:rsidRPr="002548D5" w:rsidR="00C94020" w:rsidP="00052A27" w:rsidRDefault="2E97242E" w14:paraId="7C88F6D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Number of individuals with terminal damage</w:t>
            </w:r>
          </w:p>
        </w:tc>
        <w:tc>
          <w:tcPr>
            <w:tcW w:w="2160" w:type="dxa"/>
            <w:tcPrChange w:author="Hlásny Tomáš" w:date="2026-05-28T09:24:00Z" w16du:dateUtc="2026-05-28T07:24:00Z" w:id="178">
              <w:tcPr>
                <w:tcW w:w="2160" w:type="dxa"/>
                <w:gridSpan w:val="2"/>
              </w:tcPr>
            </w:tcPrChange>
          </w:tcPr>
          <w:p w:rsidRPr="002548D5" w:rsidR="00C94020" w:rsidP="00052A27" w:rsidRDefault="2E97242E" w14:paraId="2D739883"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52E7BD33" w14:textId="77777777">
        <w:trPr>
          <w:trPrChange w:author="Hlásny Tomáš" w:date="2026-05-28T09:24:00Z" w16du:dateUtc="2026-05-28T07:24:00Z" w:id="179">
            <w:trPr>
              <w:gridAfter w:val="0"/>
            </w:trPr>
          </w:trPrChange>
        </w:trPr>
        <w:tc>
          <w:tcPr>
            <w:tcW w:w="2160" w:type="dxa"/>
            <w:tcPrChange w:author="Hlásny Tomáš" w:date="2026-05-28T09:24:00Z" w16du:dateUtc="2026-05-28T07:24:00Z" w:id="180">
              <w:tcPr>
                <w:tcW w:w="2160" w:type="dxa"/>
              </w:tcPr>
            </w:tcPrChange>
          </w:tcPr>
          <w:p w:rsidRPr="002548D5" w:rsidR="00C94020" w:rsidP="00052A27" w:rsidRDefault="2E97242E" w14:paraId="358E26FF"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tot_dmg_foliage</w:t>
            </w:r>
          </w:p>
        </w:tc>
        <w:tc>
          <w:tcPr>
            <w:tcW w:w="2160" w:type="dxa"/>
            <w:tcPrChange w:author="Hlásny Tomáš" w:date="2026-05-28T09:24:00Z" w16du:dateUtc="2026-05-28T07:24:00Z" w:id="181">
              <w:tcPr>
                <w:tcW w:w="2160" w:type="dxa"/>
              </w:tcPr>
            </w:tcPrChange>
          </w:tcPr>
          <w:p w:rsidRPr="002548D5" w:rsidR="00C94020" w:rsidP="00052A27" w:rsidRDefault="2E97242E" w14:paraId="297AE7C5"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Derived</w:t>
            </w:r>
          </w:p>
        </w:tc>
        <w:tc>
          <w:tcPr>
            <w:tcW w:w="2160" w:type="dxa"/>
            <w:tcPrChange w:author="Hlásny Tomáš" w:date="2026-05-28T09:24:00Z" w16du:dateUtc="2026-05-28T07:24:00Z" w:id="182">
              <w:tcPr>
                <w:tcW w:w="2160" w:type="dxa"/>
              </w:tcPr>
            </w:tcPrChange>
          </w:tcPr>
          <w:p w:rsidRPr="002548D5" w:rsidR="00C94020" w:rsidP="00052A27" w:rsidRDefault="2E97242E" w14:paraId="6B1A2FF4"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Number of individuals with foliage damage</w:t>
            </w:r>
          </w:p>
        </w:tc>
        <w:tc>
          <w:tcPr>
            <w:tcW w:w="2160" w:type="dxa"/>
            <w:tcPrChange w:author="Hlásny Tomáš" w:date="2026-05-28T09:24:00Z" w16du:dateUtc="2026-05-28T07:24:00Z" w:id="183">
              <w:tcPr>
                <w:tcW w:w="2160" w:type="dxa"/>
                <w:gridSpan w:val="2"/>
              </w:tcPr>
            </w:tcPrChange>
          </w:tcPr>
          <w:p w:rsidRPr="002548D5" w:rsidR="00C94020" w:rsidP="00052A27" w:rsidRDefault="2E97242E" w14:paraId="66AE971A"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63D73110" w14:textId="77777777">
        <w:trPr>
          <w:trPrChange w:author="Hlásny Tomáš" w:date="2026-05-28T09:24:00Z" w16du:dateUtc="2026-05-28T07:24:00Z" w:id="184">
            <w:trPr>
              <w:gridAfter w:val="0"/>
            </w:trPr>
          </w:trPrChange>
        </w:trPr>
        <w:tc>
          <w:tcPr>
            <w:tcW w:w="2160" w:type="dxa"/>
            <w:tcPrChange w:author="Hlásny Tomáš" w:date="2026-05-28T09:24:00Z" w16du:dateUtc="2026-05-28T07:24:00Z" w:id="185">
              <w:tcPr>
                <w:tcW w:w="2160" w:type="dxa"/>
              </w:tcPr>
            </w:tcPrChange>
          </w:tcPr>
          <w:p w:rsidRPr="002548D5" w:rsidR="00C94020" w:rsidP="00052A27" w:rsidRDefault="2E97242E" w14:paraId="1F5237E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dmg_stem_numeric</w:t>
            </w:r>
          </w:p>
        </w:tc>
        <w:tc>
          <w:tcPr>
            <w:tcW w:w="2160" w:type="dxa"/>
            <w:tcPrChange w:author="Hlásny Tomáš" w:date="2026-05-28T09:24:00Z" w16du:dateUtc="2026-05-28T07:24:00Z" w:id="186">
              <w:tcPr>
                <w:tcW w:w="2160" w:type="dxa"/>
              </w:tcPr>
            </w:tcPrChange>
          </w:tcPr>
          <w:p w:rsidRPr="002548D5" w:rsidR="00C94020" w:rsidP="00052A27" w:rsidRDefault="2E97242E" w14:paraId="3038563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Derived</w:t>
            </w:r>
          </w:p>
        </w:tc>
        <w:tc>
          <w:tcPr>
            <w:tcW w:w="2160" w:type="dxa"/>
            <w:tcPrChange w:author="Hlásny Tomáš" w:date="2026-05-28T09:24:00Z" w16du:dateUtc="2026-05-28T07:24:00Z" w:id="187">
              <w:tcPr>
                <w:tcW w:w="2160" w:type="dxa"/>
              </w:tcPr>
            </w:tcPrChange>
          </w:tcPr>
          <w:p w:rsidRPr="002548D5" w:rsidR="00C94020" w:rsidP="00052A27" w:rsidRDefault="34F75D94" w14:paraId="7C514583" w14:textId="1718CCFB">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Number of individuals with stem damage</w:t>
            </w:r>
          </w:p>
        </w:tc>
        <w:tc>
          <w:tcPr>
            <w:tcW w:w="2160" w:type="dxa"/>
            <w:tcPrChange w:author="Hlásny Tomáš" w:date="2026-05-28T09:24:00Z" w16du:dateUtc="2026-05-28T07:24:00Z" w:id="188">
              <w:tcPr>
                <w:tcW w:w="2160" w:type="dxa"/>
                <w:gridSpan w:val="2"/>
              </w:tcPr>
            </w:tcPrChange>
          </w:tcPr>
          <w:p w:rsidRPr="002548D5" w:rsidR="00C94020" w:rsidP="00052A27" w:rsidRDefault="2E97242E" w14:paraId="54E4AD3F"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count</w:t>
            </w:r>
          </w:p>
        </w:tc>
      </w:tr>
      <w:tr w:rsidRPr="002548D5" w:rsidR="00C94020" w:rsidTr="5AE2F6D1" w14:paraId="234B258C" w14:textId="77777777">
        <w:trPr>
          <w:trPrChange w:author="Hlásny Tomáš" w:date="2026-05-28T09:24:00Z" w16du:dateUtc="2026-05-28T07:24:00Z" w:id="189">
            <w:trPr>
              <w:gridAfter w:val="0"/>
            </w:trPr>
          </w:trPrChange>
        </w:trPr>
        <w:tc>
          <w:tcPr>
            <w:tcW w:w="2160" w:type="dxa"/>
            <w:tcPrChange w:author="Hlásny Tomáš" w:date="2026-05-28T09:24:00Z" w16du:dateUtc="2026-05-28T07:24:00Z" w:id="190">
              <w:tcPr>
                <w:tcW w:w="2160" w:type="dxa"/>
              </w:tcPr>
            </w:tcPrChange>
          </w:tcPr>
          <w:p w:rsidRPr="002548D5" w:rsidR="00C94020" w:rsidP="00052A27" w:rsidRDefault="2E97242E" w14:paraId="51821139"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dmg_stem_horizont</w:t>
            </w:r>
          </w:p>
        </w:tc>
        <w:tc>
          <w:tcPr>
            <w:tcW w:w="2160" w:type="dxa"/>
            <w:tcPrChange w:author="Hlásny Tomáš" w:date="2026-05-28T09:24:00Z" w16du:dateUtc="2026-05-28T07:24:00Z" w:id="191">
              <w:tcPr>
                <w:tcW w:w="2160" w:type="dxa"/>
              </w:tcPr>
            </w:tcPrChange>
          </w:tcPr>
          <w:p w:rsidRPr="002548D5" w:rsidR="00C94020" w:rsidP="00052A27" w:rsidRDefault="2E97242E" w14:paraId="05DB8C74"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Intensity</w:t>
            </w:r>
          </w:p>
        </w:tc>
        <w:tc>
          <w:tcPr>
            <w:tcW w:w="2160" w:type="dxa"/>
            <w:tcPrChange w:author="Hlásny Tomáš" w:date="2026-05-28T09:24:00Z" w16du:dateUtc="2026-05-28T07:24:00Z" w:id="192">
              <w:tcPr>
                <w:tcW w:w="2160" w:type="dxa"/>
              </w:tcPr>
            </w:tcPrChange>
          </w:tcPr>
          <w:p w:rsidRPr="002548D5" w:rsidR="00C94020" w:rsidP="00052A27" w:rsidRDefault="2E97242E" w14:paraId="52A80253"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Horizontal extent/intensity of stem damage</w:t>
            </w:r>
          </w:p>
        </w:tc>
        <w:tc>
          <w:tcPr>
            <w:tcW w:w="2160" w:type="dxa"/>
            <w:tcPrChange w:author="Hlásny Tomáš" w:date="2026-05-28T09:24:00Z" w16du:dateUtc="2026-05-28T07:24:00Z" w:id="193">
              <w:tcPr>
                <w:tcW w:w="2160" w:type="dxa"/>
                <w:gridSpan w:val="2"/>
              </w:tcPr>
            </w:tcPrChange>
          </w:tcPr>
          <w:p w:rsidRPr="002548D5" w:rsidR="00C94020" w:rsidP="00052A27" w:rsidRDefault="032EF0BD" w14:paraId="126E0F3C" w14:textId="6C462AA9">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w:t>
            </w:r>
          </w:p>
        </w:tc>
      </w:tr>
      <w:tr w:rsidRPr="002548D5" w:rsidR="00C94020" w:rsidTr="5AE2F6D1" w14:paraId="74EE6337" w14:textId="77777777">
        <w:trPr>
          <w:trPrChange w:author="Hlásny Tomáš" w:date="2026-05-28T09:24:00Z" w16du:dateUtc="2026-05-28T07:24:00Z" w:id="194">
            <w:trPr>
              <w:gridAfter w:val="0"/>
            </w:trPr>
          </w:trPrChange>
        </w:trPr>
        <w:tc>
          <w:tcPr>
            <w:tcW w:w="2160" w:type="dxa"/>
            <w:tcPrChange w:author="Hlásny Tomáš" w:date="2026-05-28T09:24:00Z" w16du:dateUtc="2026-05-28T07:24:00Z" w:id="195">
              <w:tcPr>
                <w:tcW w:w="2160" w:type="dxa"/>
              </w:tcPr>
            </w:tcPrChange>
          </w:tcPr>
          <w:p w:rsidRPr="002548D5" w:rsidR="00C94020" w:rsidP="00052A27" w:rsidRDefault="2E97242E" w14:paraId="14EC40E8"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dmg_foliage</w:t>
            </w:r>
          </w:p>
        </w:tc>
        <w:tc>
          <w:tcPr>
            <w:tcW w:w="2160" w:type="dxa"/>
            <w:tcPrChange w:author="Hlásny Tomáš" w:date="2026-05-28T09:24:00Z" w16du:dateUtc="2026-05-28T07:24:00Z" w:id="196">
              <w:tcPr>
                <w:tcW w:w="2160" w:type="dxa"/>
              </w:tcPr>
            </w:tcPrChange>
          </w:tcPr>
          <w:p w:rsidRPr="002548D5" w:rsidR="00C94020" w:rsidP="00052A27" w:rsidRDefault="2E97242E" w14:paraId="4682BDFA"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Intensity</w:t>
            </w:r>
          </w:p>
        </w:tc>
        <w:tc>
          <w:tcPr>
            <w:tcW w:w="2160" w:type="dxa"/>
            <w:tcPrChange w:author="Hlásny Tomáš" w:date="2026-05-28T09:24:00Z" w16du:dateUtc="2026-05-28T07:24:00Z" w:id="197">
              <w:tcPr>
                <w:tcW w:w="2160" w:type="dxa"/>
              </w:tcPr>
            </w:tcPrChange>
          </w:tcPr>
          <w:p w:rsidRPr="002548D5" w:rsidR="00C94020" w:rsidP="00052A27" w:rsidRDefault="2E97242E" w14:paraId="20BEF46B" w14:textId="189DE9DD">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Intensity of foliage damage/defoliation</w:t>
            </w:r>
          </w:p>
        </w:tc>
        <w:tc>
          <w:tcPr>
            <w:tcW w:w="2160" w:type="dxa"/>
            <w:tcPrChange w:author="Hlásny Tomáš" w:date="2026-05-28T09:24:00Z" w16du:dateUtc="2026-05-28T07:24:00Z" w:id="198">
              <w:tcPr>
                <w:tcW w:w="2160" w:type="dxa"/>
                <w:gridSpan w:val="2"/>
              </w:tcPr>
            </w:tcPrChange>
          </w:tcPr>
          <w:p w:rsidRPr="002548D5" w:rsidR="00C94020" w:rsidP="00052A27" w:rsidRDefault="032EF0BD" w14:paraId="58B3631E" w14:textId="4D69CC8A">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w:t>
            </w:r>
          </w:p>
        </w:tc>
      </w:tr>
      <w:tr w:rsidRPr="002548D5" w:rsidR="00C94020" w:rsidTr="5AE2F6D1" w14:paraId="4CBB90F3" w14:textId="77777777">
        <w:trPr>
          <w:trPrChange w:author="Hlásny Tomáš" w:date="2026-05-28T09:24:00Z" w16du:dateUtc="2026-05-28T07:24:00Z" w:id="199">
            <w:trPr>
              <w:gridAfter w:val="0"/>
            </w:trPr>
          </w:trPrChange>
        </w:trPr>
        <w:tc>
          <w:tcPr>
            <w:tcW w:w="2160" w:type="dxa"/>
            <w:tcPrChange w:author="Hlásny Tomáš" w:date="2026-05-28T09:24:00Z" w16du:dateUtc="2026-05-28T07:24:00Z" w:id="200">
              <w:tcPr>
                <w:tcW w:w="2160" w:type="dxa"/>
              </w:tcPr>
            </w:tcPrChange>
          </w:tcPr>
          <w:p w:rsidRPr="002548D5" w:rsidR="00C94020" w:rsidP="00052A27" w:rsidRDefault="2E97242E" w14:paraId="786135B4"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species</w:t>
            </w:r>
          </w:p>
        </w:tc>
        <w:tc>
          <w:tcPr>
            <w:tcW w:w="2160" w:type="dxa"/>
            <w:tcPrChange w:author="Hlásny Tomáš" w:date="2026-05-28T09:24:00Z" w16du:dateUtc="2026-05-28T07:24:00Z" w:id="201">
              <w:tcPr>
                <w:tcW w:w="2160" w:type="dxa"/>
              </w:tcPr>
            </w:tcPrChange>
          </w:tcPr>
          <w:p w:rsidRPr="002548D5" w:rsidR="00C94020" w:rsidP="00052A27" w:rsidRDefault="2E97242E" w14:paraId="44563CF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Fixed effect</w:t>
            </w:r>
          </w:p>
        </w:tc>
        <w:tc>
          <w:tcPr>
            <w:tcW w:w="2160" w:type="dxa"/>
            <w:tcPrChange w:author="Hlásny Tomáš" w:date="2026-05-28T09:24:00Z" w16du:dateUtc="2026-05-28T07:24:00Z" w:id="202">
              <w:tcPr>
                <w:tcW w:w="2160" w:type="dxa"/>
              </w:tcPr>
            </w:tcPrChange>
          </w:tcPr>
          <w:p w:rsidRPr="002548D5" w:rsidR="00C94020" w:rsidP="00052A27" w:rsidRDefault="2E97242E" w14:paraId="3B6EA6D4" w14:textId="7D2181FF">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Tree species identity </w:t>
            </w:r>
          </w:p>
        </w:tc>
        <w:tc>
          <w:tcPr>
            <w:tcW w:w="2160" w:type="dxa"/>
            <w:tcPrChange w:author="Hlásny Tomáš" w:date="2026-05-28T09:24:00Z" w16du:dateUtc="2026-05-28T07:24:00Z" w:id="203">
              <w:tcPr>
                <w:tcW w:w="2160" w:type="dxa"/>
                <w:gridSpan w:val="2"/>
              </w:tcPr>
            </w:tcPrChange>
          </w:tcPr>
          <w:p w:rsidRPr="002548D5" w:rsidR="00C94020" w:rsidP="00052A27" w:rsidRDefault="2E97242E" w14:paraId="1F02E298"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SM, BK, BO, BR, DB, JD, JR, MD</w:t>
            </w:r>
          </w:p>
        </w:tc>
      </w:tr>
      <w:tr w:rsidRPr="002548D5" w:rsidR="00C94020" w:rsidTr="5AE2F6D1" w14:paraId="47400436" w14:textId="77777777">
        <w:trPr>
          <w:trPrChange w:author="Hlásny Tomáš" w:date="2026-05-28T09:24:00Z" w16du:dateUtc="2026-05-28T07:24:00Z" w:id="204">
            <w:trPr>
              <w:gridAfter w:val="0"/>
            </w:trPr>
          </w:trPrChange>
        </w:trPr>
        <w:tc>
          <w:tcPr>
            <w:tcW w:w="2160" w:type="dxa"/>
            <w:tcPrChange w:author="Hlásny Tomáš" w:date="2026-05-28T09:24:00Z" w16du:dateUtc="2026-05-28T07:24:00Z" w:id="205">
              <w:tcPr>
                <w:tcW w:w="2160" w:type="dxa"/>
              </w:tcPr>
            </w:tcPrChange>
          </w:tcPr>
          <w:p w:rsidRPr="002548D5" w:rsidR="00C94020" w:rsidP="00052A27" w:rsidRDefault="2E97242E" w14:paraId="52B488CD"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lastRenderedPageBreak/>
              <w:t>planting</w:t>
            </w:r>
          </w:p>
        </w:tc>
        <w:tc>
          <w:tcPr>
            <w:tcW w:w="2160" w:type="dxa"/>
            <w:tcPrChange w:author="Hlásny Tomáš" w:date="2026-05-28T09:24:00Z" w16du:dateUtc="2026-05-28T07:24:00Z" w:id="206">
              <w:tcPr>
                <w:tcW w:w="2160" w:type="dxa"/>
              </w:tcPr>
            </w:tcPrChange>
          </w:tcPr>
          <w:p w:rsidRPr="002548D5" w:rsidR="00C94020" w:rsidP="00052A27" w:rsidRDefault="2E97242E" w14:paraId="72F10818" w14:textId="77777777">
            <w:pPr>
              <w:spacing w:line="360" w:lineRule="auto"/>
              <w:jc w:val="both"/>
              <w:rPr>
                <w:rFonts w:ascii="Times New Roman" w:hAnsi="Times New Roman" w:cs="Times New Roman" w:eastAsiaTheme="minorEastAsia"/>
              </w:rPr>
            </w:pPr>
            <w:commentRangeStart w:id="207"/>
            <w:r w:rsidRPr="002548D5">
              <w:rPr>
                <w:rFonts w:ascii="Times New Roman" w:hAnsi="Times New Roman" w:cs="Times New Roman" w:eastAsiaTheme="minorEastAsia"/>
              </w:rPr>
              <w:t>Fixed e</w:t>
            </w:r>
            <w:commentRangeEnd w:id="207"/>
            <w:r w:rsidRPr="002548D5" w:rsidR="00C94020">
              <w:rPr>
                <w:rStyle w:val="Odkaznakoment"/>
                <w:rFonts w:ascii="Times New Roman" w:hAnsi="Times New Roman" w:cs="Times New Roman" w:eastAsiaTheme="minorEastAsia"/>
                <w:sz w:val="24"/>
                <w:szCs w:val="24"/>
              </w:rPr>
              <w:commentReference w:id="207"/>
            </w:r>
            <w:r w:rsidRPr="002548D5">
              <w:rPr>
                <w:rFonts w:ascii="Times New Roman" w:hAnsi="Times New Roman" w:cs="Times New Roman" w:eastAsiaTheme="minorEastAsia"/>
              </w:rPr>
              <w:t>ffect</w:t>
            </w:r>
          </w:p>
        </w:tc>
        <w:tc>
          <w:tcPr>
            <w:tcW w:w="2160" w:type="dxa"/>
            <w:tcPrChange w:author="Hlásny Tomáš" w:date="2026-05-28T09:24:00Z" w16du:dateUtc="2026-05-28T07:24:00Z" w:id="208">
              <w:tcPr>
                <w:tcW w:w="2160" w:type="dxa"/>
              </w:tcPr>
            </w:tcPrChange>
          </w:tcPr>
          <w:p w:rsidRPr="002548D5" w:rsidR="00C94020" w:rsidP="00052A27" w:rsidRDefault="2E97242E" w14:paraId="23D088F1"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Presence of artificial planting</w:t>
            </w:r>
          </w:p>
        </w:tc>
        <w:tc>
          <w:tcPr>
            <w:tcW w:w="2160" w:type="dxa"/>
            <w:tcPrChange w:author="Hlásny Tomáš" w:date="2026-05-28T09:24:00Z" w16du:dateUtc="2026-05-28T07:24:00Z" w:id="209">
              <w:tcPr>
                <w:tcW w:w="2160" w:type="dxa"/>
                <w:gridSpan w:val="2"/>
              </w:tcPr>
            </w:tcPrChange>
          </w:tcPr>
          <w:p w:rsidRPr="002548D5" w:rsidR="00C94020" w:rsidP="00052A27" w:rsidRDefault="34F75D94" w14:paraId="122241B9" w14:textId="452AC13B">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with/without planting</w:t>
            </w:r>
          </w:p>
        </w:tc>
      </w:tr>
      <w:tr w:rsidRPr="002548D5" w:rsidR="00C94020" w:rsidTr="5AE2F6D1" w14:paraId="398A5BD9" w14:textId="77777777">
        <w:trPr>
          <w:trPrChange w:author="Hlásny Tomáš" w:date="2026-05-28T09:24:00Z" w16du:dateUtc="2026-05-28T07:24:00Z" w:id="210">
            <w:trPr>
              <w:gridAfter w:val="0"/>
            </w:trPr>
          </w:trPrChange>
        </w:trPr>
        <w:tc>
          <w:tcPr>
            <w:tcW w:w="2160" w:type="dxa"/>
            <w:tcPrChange w:author="Hlásny Tomáš" w:date="2026-05-28T09:24:00Z" w16du:dateUtc="2026-05-28T07:24:00Z" w:id="211">
              <w:tcPr>
                <w:tcW w:w="2160" w:type="dxa"/>
              </w:tcPr>
            </w:tcPrChange>
          </w:tcPr>
          <w:p w:rsidRPr="002548D5" w:rsidR="00C94020" w:rsidP="00052A27" w:rsidRDefault="2E97242E" w14:paraId="7DEE79AF"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anti_browsing</w:t>
            </w:r>
          </w:p>
        </w:tc>
        <w:tc>
          <w:tcPr>
            <w:tcW w:w="2160" w:type="dxa"/>
            <w:tcPrChange w:author="Hlásny Tomáš" w:date="2026-05-28T09:24:00Z" w16du:dateUtc="2026-05-28T07:24:00Z" w:id="212">
              <w:tcPr>
                <w:tcW w:w="2160" w:type="dxa"/>
              </w:tcPr>
            </w:tcPrChange>
          </w:tcPr>
          <w:p w:rsidRPr="002548D5" w:rsidR="00C94020" w:rsidP="00052A27" w:rsidRDefault="2E97242E" w14:paraId="40BF2842"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Fixed effect</w:t>
            </w:r>
          </w:p>
        </w:tc>
        <w:tc>
          <w:tcPr>
            <w:tcW w:w="2160" w:type="dxa"/>
            <w:tcPrChange w:author="Hlásny Tomáš" w:date="2026-05-28T09:24:00Z" w16du:dateUtc="2026-05-28T07:24:00Z" w:id="213">
              <w:tcPr>
                <w:tcW w:w="2160" w:type="dxa"/>
              </w:tcPr>
            </w:tcPrChange>
          </w:tcPr>
          <w:p w:rsidRPr="002548D5" w:rsidR="00C94020" w:rsidP="00052A27" w:rsidRDefault="2E97242E" w14:paraId="00784538"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Presence of browsing protection</w:t>
            </w:r>
          </w:p>
        </w:tc>
        <w:tc>
          <w:tcPr>
            <w:tcW w:w="2160" w:type="dxa"/>
            <w:tcPrChange w:author="Hlásny Tomáš" w:date="2026-05-28T09:24:00Z" w16du:dateUtc="2026-05-28T07:24:00Z" w:id="214">
              <w:tcPr>
                <w:tcW w:w="2160" w:type="dxa"/>
                <w:gridSpan w:val="2"/>
              </w:tcPr>
            </w:tcPrChange>
          </w:tcPr>
          <w:p w:rsidRPr="002548D5" w:rsidR="00C94020" w:rsidP="00052A27" w:rsidRDefault="34F75D94" w14:paraId="210435A2" w14:textId="1464E93D">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with/without browsing protection</w:t>
            </w:r>
          </w:p>
        </w:tc>
      </w:tr>
      <w:tr w:rsidRPr="002548D5" w:rsidR="00C94020" w:rsidTr="5AE2F6D1" w14:paraId="4229DA14" w14:textId="77777777">
        <w:trPr>
          <w:trPrChange w:author="Hlásny Tomáš" w:date="2026-05-28T09:24:00Z" w16du:dateUtc="2026-05-28T07:24:00Z" w:id="215">
            <w:trPr>
              <w:gridAfter w:val="0"/>
            </w:trPr>
          </w:trPrChange>
        </w:trPr>
        <w:tc>
          <w:tcPr>
            <w:tcW w:w="2160" w:type="dxa"/>
            <w:tcPrChange w:author="Hlásny Tomáš" w:date="2026-05-28T09:24:00Z" w16du:dateUtc="2026-05-28T07:24:00Z" w:id="216">
              <w:tcPr>
                <w:tcW w:w="2160" w:type="dxa"/>
              </w:tcPr>
            </w:tcPrChange>
          </w:tcPr>
          <w:p w:rsidRPr="002548D5" w:rsidR="00C94020" w:rsidP="00052A27" w:rsidRDefault="2E97242E" w14:paraId="0BF26A91"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years_since_disturbance</w:t>
            </w:r>
          </w:p>
        </w:tc>
        <w:tc>
          <w:tcPr>
            <w:tcW w:w="2160" w:type="dxa"/>
            <w:tcPrChange w:author="Hlásny Tomáš" w:date="2026-05-28T09:24:00Z" w16du:dateUtc="2026-05-28T07:24:00Z" w:id="217">
              <w:tcPr>
                <w:tcW w:w="2160" w:type="dxa"/>
              </w:tcPr>
            </w:tcPrChange>
          </w:tcPr>
          <w:p w:rsidRPr="002548D5" w:rsidR="00C94020" w:rsidP="00052A27" w:rsidRDefault="2E97242E" w14:paraId="6DEEE67C"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Fixed effect</w:t>
            </w:r>
          </w:p>
        </w:tc>
        <w:tc>
          <w:tcPr>
            <w:tcW w:w="2160" w:type="dxa"/>
            <w:tcPrChange w:author="Hlásny Tomáš" w:date="2026-05-28T09:24:00Z" w16du:dateUtc="2026-05-28T07:24:00Z" w:id="218">
              <w:tcPr>
                <w:tcW w:w="2160" w:type="dxa"/>
              </w:tcPr>
            </w:tcPrChange>
          </w:tcPr>
          <w:p w:rsidRPr="002548D5" w:rsidR="00C94020" w:rsidP="00052A27" w:rsidRDefault="2E97242E" w14:paraId="010D0A87" w14:textId="620CE3D2">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Centered value of years since disturbance</w:t>
            </w:r>
          </w:p>
        </w:tc>
        <w:tc>
          <w:tcPr>
            <w:tcW w:w="2160" w:type="dxa"/>
            <w:tcPrChange w:author="Hlásny Tomáš" w:date="2026-05-28T09:24:00Z" w16du:dateUtc="2026-05-28T07:24:00Z" w:id="219">
              <w:tcPr>
                <w:tcW w:w="2160" w:type="dxa"/>
                <w:gridSpan w:val="2"/>
              </w:tcPr>
            </w:tcPrChange>
          </w:tcPr>
          <w:p w:rsidRPr="002548D5" w:rsidR="00C94020" w:rsidP="00052A27" w:rsidRDefault="2E97242E" w14:paraId="6C598AAC"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years</w:t>
            </w:r>
          </w:p>
        </w:tc>
      </w:tr>
      <w:tr w:rsidRPr="002548D5" w:rsidR="00C94020" w:rsidTr="5AE2F6D1" w14:paraId="13863804" w14:textId="77777777">
        <w:trPr>
          <w:trPrChange w:author="Hlásny Tomáš" w:date="2026-05-28T09:24:00Z" w16du:dateUtc="2026-05-28T07:24:00Z" w:id="220">
            <w:trPr>
              <w:gridAfter w:val="0"/>
            </w:trPr>
          </w:trPrChange>
        </w:trPr>
        <w:tc>
          <w:tcPr>
            <w:tcW w:w="2160" w:type="dxa"/>
            <w:tcPrChange w:author="Hlásny Tomáš" w:date="2026-05-28T09:24:00Z" w16du:dateUtc="2026-05-28T07:24:00Z" w:id="221">
              <w:tcPr>
                <w:tcW w:w="2160" w:type="dxa"/>
              </w:tcPr>
            </w:tcPrChange>
          </w:tcPr>
          <w:p w:rsidRPr="002548D5" w:rsidR="00C94020" w:rsidP="00052A27" w:rsidRDefault="2E97242E" w14:paraId="5A9FFE5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plot</w:t>
            </w:r>
          </w:p>
        </w:tc>
        <w:tc>
          <w:tcPr>
            <w:tcW w:w="2160" w:type="dxa"/>
            <w:tcPrChange w:author="Hlásny Tomáš" w:date="2026-05-28T09:24:00Z" w16du:dateUtc="2026-05-28T07:24:00Z" w:id="222">
              <w:tcPr>
                <w:tcW w:w="2160" w:type="dxa"/>
              </w:tcPr>
            </w:tcPrChange>
          </w:tcPr>
          <w:p w:rsidRPr="002548D5" w:rsidR="00C94020" w:rsidP="00052A27" w:rsidRDefault="2E97242E" w14:paraId="46EE3277"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Random effect</w:t>
            </w:r>
          </w:p>
        </w:tc>
        <w:tc>
          <w:tcPr>
            <w:tcW w:w="2160" w:type="dxa"/>
            <w:tcPrChange w:author="Hlásny Tomáš" w:date="2026-05-28T09:24:00Z" w16du:dateUtc="2026-05-28T07:24:00Z" w:id="223">
              <w:tcPr>
                <w:tcW w:w="2160" w:type="dxa"/>
              </w:tcPr>
            </w:tcPrChange>
          </w:tcPr>
          <w:p w:rsidRPr="002548D5" w:rsidR="00C94020" w:rsidP="00052A27" w:rsidRDefault="2E97242E" w14:paraId="3B12E2A9" w14:textId="238CEA40">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Main study plot identity </w:t>
            </w:r>
          </w:p>
        </w:tc>
        <w:tc>
          <w:tcPr>
            <w:tcW w:w="2160" w:type="dxa"/>
            <w:tcPrChange w:author="Hlásny Tomáš" w:date="2026-05-28T09:24:00Z" w16du:dateUtc="2026-05-28T07:24:00Z" w:id="224">
              <w:tcPr>
                <w:tcW w:w="2160" w:type="dxa"/>
                <w:gridSpan w:val="2"/>
              </w:tcPr>
            </w:tcPrChange>
          </w:tcPr>
          <w:p w:rsidRPr="002548D5" w:rsidR="00C94020" w:rsidP="00052A27" w:rsidRDefault="00C94020" w14:paraId="5E8E48A8" w14:textId="0E51BBF2">
            <w:pPr>
              <w:spacing w:line="360" w:lineRule="auto"/>
              <w:jc w:val="both"/>
              <w:rPr>
                <w:rFonts w:ascii="Times New Roman" w:hAnsi="Times New Roman" w:cs="Times New Roman" w:eastAsiaTheme="minorEastAsia"/>
              </w:rPr>
            </w:pPr>
          </w:p>
        </w:tc>
      </w:tr>
      <w:tr w:rsidRPr="002548D5" w:rsidR="00C94020" w:rsidTr="5AE2F6D1" w14:paraId="764F0009" w14:textId="77777777">
        <w:trPr>
          <w:trPrChange w:author="Hlásny Tomáš" w:date="2026-05-28T09:24:00Z" w16du:dateUtc="2026-05-28T07:24:00Z" w:id="225">
            <w:trPr>
              <w:gridAfter w:val="0"/>
            </w:trPr>
          </w:trPrChange>
        </w:trPr>
        <w:tc>
          <w:tcPr>
            <w:tcW w:w="2160" w:type="dxa"/>
            <w:tcPrChange w:author="Hlásny Tomáš" w:date="2026-05-28T09:24:00Z" w16du:dateUtc="2026-05-28T07:24:00Z" w:id="226">
              <w:tcPr>
                <w:tcW w:w="2160" w:type="dxa"/>
              </w:tcPr>
            </w:tcPrChange>
          </w:tcPr>
          <w:p w:rsidRPr="002548D5" w:rsidR="00C94020" w:rsidP="00052A27" w:rsidRDefault="2E97242E" w14:paraId="1F1FA2E8"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subplot</w:t>
            </w:r>
          </w:p>
        </w:tc>
        <w:tc>
          <w:tcPr>
            <w:tcW w:w="2160" w:type="dxa"/>
            <w:tcPrChange w:author="Hlásny Tomáš" w:date="2026-05-28T09:24:00Z" w16du:dateUtc="2026-05-28T07:24:00Z" w:id="227">
              <w:tcPr>
                <w:tcW w:w="2160" w:type="dxa"/>
              </w:tcPr>
            </w:tcPrChange>
          </w:tcPr>
          <w:p w:rsidRPr="002548D5" w:rsidR="00C94020" w:rsidP="00052A27" w:rsidRDefault="2E97242E" w14:paraId="1BB973A1"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Random effect</w:t>
            </w:r>
          </w:p>
        </w:tc>
        <w:tc>
          <w:tcPr>
            <w:tcW w:w="2160" w:type="dxa"/>
            <w:tcPrChange w:author="Hlásny Tomáš" w:date="2026-05-28T09:24:00Z" w16du:dateUtc="2026-05-28T07:24:00Z" w:id="228">
              <w:tcPr>
                <w:tcW w:w="2160" w:type="dxa"/>
              </w:tcPr>
            </w:tcPrChange>
          </w:tcPr>
          <w:p w:rsidRPr="002548D5" w:rsidR="00C94020" w:rsidP="00052A27" w:rsidRDefault="2E97242E" w14:paraId="349596B2"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Subplot identity nested within plots</w:t>
            </w:r>
          </w:p>
        </w:tc>
        <w:tc>
          <w:tcPr>
            <w:tcW w:w="2160" w:type="dxa"/>
            <w:tcPrChange w:author="Hlásny Tomáš" w:date="2026-05-28T09:24:00Z" w16du:dateUtc="2026-05-28T07:24:00Z" w:id="229">
              <w:tcPr>
                <w:tcW w:w="2160" w:type="dxa"/>
                <w:gridSpan w:val="2"/>
              </w:tcPr>
            </w:tcPrChange>
          </w:tcPr>
          <w:p w:rsidRPr="002548D5" w:rsidR="00C94020" w:rsidP="00052A27" w:rsidRDefault="00C94020" w14:paraId="69C2EEC6" w14:textId="7E5497D5">
            <w:pPr>
              <w:spacing w:line="360" w:lineRule="auto"/>
              <w:jc w:val="both"/>
              <w:rPr>
                <w:rFonts w:ascii="Times New Roman" w:hAnsi="Times New Roman" w:cs="Times New Roman" w:eastAsiaTheme="minorEastAsia"/>
              </w:rPr>
            </w:pPr>
          </w:p>
        </w:tc>
      </w:tr>
      <w:tr w:rsidRPr="002548D5" w:rsidR="00C94020" w:rsidTr="5AE2F6D1" w14:paraId="2C56EC41" w14:textId="77777777">
        <w:trPr>
          <w:trPrChange w:author="Hlásny Tomáš" w:date="2026-05-28T09:24:00Z" w16du:dateUtc="2026-05-28T07:24:00Z" w:id="230">
            <w:trPr>
              <w:gridAfter w:val="0"/>
            </w:trPr>
          </w:trPrChange>
        </w:trPr>
        <w:tc>
          <w:tcPr>
            <w:tcW w:w="2160" w:type="dxa"/>
            <w:tcPrChange w:author="Hlásny Tomáš" w:date="2026-05-28T09:24:00Z" w16du:dateUtc="2026-05-28T07:24:00Z" w:id="231">
              <w:tcPr>
                <w:tcW w:w="2160" w:type="dxa"/>
              </w:tcPr>
            </w:tcPrChange>
          </w:tcPr>
          <w:p w:rsidRPr="002548D5" w:rsidR="00C94020" w:rsidP="00052A27" w:rsidRDefault="2E97242E" w14:paraId="4FC15EDE"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x</w:t>
            </w:r>
          </w:p>
        </w:tc>
        <w:tc>
          <w:tcPr>
            <w:tcW w:w="2160" w:type="dxa"/>
            <w:tcPrChange w:author="Hlásny Tomáš" w:date="2026-05-28T09:24:00Z" w16du:dateUtc="2026-05-28T07:24:00Z" w:id="232">
              <w:tcPr>
                <w:tcW w:w="2160" w:type="dxa"/>
              </w:tcPr>
            </w:tcPrChange>
          </w:tcPr>
          <w:p w:rsidRPr="002548D5" w:rsidR="00C94020" w:rsidP="00052A27" w:rsidRDefault="2E97242E" w14:paraId="48613F64"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Spatial</w:t>
            </w:r>
          </w:p>
        </w:tc>
        <w:tc>
          <w:tcPr>
            <w:tcW w:w="2160" w:type="dxa"/>
            <w:tcPrChange w:author="Hlásny Tomáš" w:date="2026-05-28T09:24:00Z" w16du:dateUtc="2026-05-28T07:24:00Z" w:id="233">
              <w:tcPr>
                <w:tcW w:w="2160" w:type="dxa"/>
              </w:tcPr>
            </w:tcPrChange>
          </w:tcPr>
          <w:p w:rsidRPr="002548D5" w:rsidR="00C94020" w:rsidP="00052A27" w:rsidRDefault="2E97242E" w14:paraId="55C9C9E0"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X coordinate of subplot location</w:t>
            </w:r>
          </w:p>
        </w:tc>
        <w:tc>
          <w:tcPr>
            <w:tcW w:w="2160" w:type="dxa"/>
            <w:tcPrChange w:author="Hlásny Tomáš" w:date="2026-05-28T09:24:00Z" w16du:dateUtc="2026-05-28T07:24:00Z" w:id="234">
              <w:tcPr>
                <w:tcW w:w="2160" w:type="dxa"/>
                <w:gridSpan w:val="2"/>
              </w:tcPr>
            </w:tcPrChange>
          </w:tcPr>
          <w:p w:rsidRPr="002548D5" w:rsidR="00C94020" w:rsidP="00052A27" w:rsidRDefault="2E97242E" w14:paraId="39527B74" w14:textId="70A3E63D">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coordinates</w:t>
            </w:r>
          </w:p>
        </w:tc>
      </w:tr>
      <w:tr w:rsidRPr="002548D5" w:rsidR="00C94020" w:rsidTr="5AE2F6D1" w14:paraId="7EC844C8" w14:textId="77777777">
        <w:trPr>
          <w:trPrChange w:author="Hlásny Tomáš" w:date="2026-05-28T09:24:00Z" w16du:dateUtc="2026-05-28T07:24:00Z" w:id="235">
            <w:trPr>
              <w:gridAfter w:val="0"/>
            </w:trPr>
          </w:trPrChange>
        </w:trPr>
        <w:tc>
          <w:tcPr>
            <w:tcW w:w="2160" w:type="dxa"/>
            <w:tcPrChange w:author="Hlásny Tomáš" w:date="2026-05-28T09:24:00Z" w16du:dateUtc="2026-05-28T07:24:00Z" w:id="236">
              <w:tcPr>
                <w:tcW w:w="2160" w:type="dxa"/>
              </w:tcPr>
            </w:tcPrChange>
          </w:tcPr>
          <w:p w:rsidRPr="002548D5" w:rsidR="00C94020" w:rsidP="00052A27" w:rsidRDefault="2E97242E" w14:paraId="1DB24EA9"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y</w:t>
            </w:r>
          </w:p>
        </w:tc>
        <w:tc>
          <w:tcPr>
            <w:tcW w:w="2160" w:type="dxa"/>
            <w:tcPrChange w:author="Hlásny Tomáš" w:date="2026-05-28T09:24:00Z" w16du:dateUtc="2026-05-28T07:24:00Z" w:id="237">
              <w:tcPr>
                <w:tcW w:w="2160" w:type="dxa"/>
              </w:tcPr>
            </w:tcPrChange>
          </w:tcPr>
          <w:p w:rsidRPr="002548D5" w:rsidR="00C94020" w:rsidP="00052A27" w:rsidRDefault="2E97242E" w14:paraId="5C806317" w14:textId="77777777">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Spatial</w:t>
            </w:r>
          </w:p>
        </w:tc>
        <w:tc>
          <w:tcPr>
            <w:tcW w:w="2160" w:type="dxa"/>
            <w:tcPrChange w:author="Hlásny Tomáš" w:date="2026-05-28T09:24:00Z" w16du:dateUtc="2026-05-28T07:24:00Z" w:id="238">
              <w:tcPr>
                <w:tcW w:w="2160" w:type="dxa"/>
              </w:tcPr>
            </w:tcPrChange>
          </w:tcPr>
          <w:p w:rsidRPr="002548D5" w:rsidR="00C94020" w:rsidP="00052A27" w:rsidRDefault="2E97242E" w14:paraId="44663DF3" w14:textId="77777777">
            <w:pPr>
              <w:spacing w:line="360" w:lineRule="auto"/>
              <w:jc w:val="both"/>
              <w:rPr>
                <w:rFonts w:ascii="Times New Roman" w:hAnsi="Times New Roman" w:cs="Times New Roman" w:eastAsiaTheme="minorEastAsia"/>
              </w:rPr>
            </w:pPr>
            <w:commentRangeStart w:id="239"/>
            <w:r w:rsidRPr="002548D5">
              <w:rPr>
                <w:rFonts w:ascii="Times New Roman" w:hAnsi="Times New Roman" w:cs="Times New Roman" w:eastAsiaTheme="minorEastAsia"/>
              </w:rPr>
              <w:t>Y coordinate of subplot location</w:t>
            </w:r>
            <w:commentRangeEnd w:id="239"/>
            <w:r w:rsidRPr="002548D5" w:rsidR="00C94020">
              <w:rPr>
                <w:rStyle w:val="Odkaznakoment"/>
                <w:rFonts w:ascii="Times New Roman" w:hAnsi="Times New Roman" w:cs="Times New Roman" w:eastAsiaTheme="minorEastAsia"/>
                <w:sz w:val="24"/>
                <w:szCs w:val="24"/>
              </w:rPr>
              <w:commentReference w:id="239"/>
            </w:r>
          </w:p>
        </w:tc>
        <w:tc>
          <w:tcPr>
            <w:tcW w:w="2160" w:type="dxa"/>
            <w:tcPrChange w:author="Hlásny Tomáš" w:date="2026-05-28T09:24:00Z" w16du:dateUtc="2026-05-28T07:24:00Z" w:id="240">
              <w:tcPr>
                <w:tcW w:w="2160" w:type="dxa"/>
                <w:gridSpan w:val="2"/>
              </w:tcPr>
            </w:tcPrChange>
          </w:tcPr>
          <w:p w:rsidRPr="002548D5" w:rsidR="00C94020" w:rsidP="00052A27" w:rsidRDefault="2E97242E" w14:paraId="21636FE4" w14:textId="5AC49C42">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coordinates</w:t>
            </w:r>
          </w:p>
        </w:tc>
      </w:tr>
    </w:tbl>
    <w:p w:rsidRPr="002548D5" w:rsidR="00357F13" w:rsidP="00052A27" w:rsidRDefault="00357F13" w14:paraId="01C36AB8" w14:textId="2EE405D1">
      <w:pPr>
        <w:spacing w:line="360" w:lineRule="auto"/>
        <w:jc w:val="both"/>
        <w:rPr>
          <w:rFonts w:ascii="Times New Roman" w:hAnsi="Times New Roman" w:cs="Times New Roman" w:eastAsiaTheme="minorEastAsia"/>
        </w:rPr>
      </w:pPr>
    </w:p>
    <w:p w:rsidRPr="002548D5" w:rsidR="00AC5941" w:rsidP="00052A27" w:rsidRDefault="7828DB77" w14:paraId="668AF293" w14:textId="1B5BD780">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Statistical analyses</w:t>
      </w:r>
    </w:p>
    <w:p w:rsidRPr="002548D5" w:rsidR="0012716B" w:rsidP="00052A27" w:rsidRDefault="2F117F33" w14:paraId="5EE5B93C" w14:textId="4752F9D9">
      <w:pPr>
        <w:pStyle w:val="Nadpis3"/>
        <w:spacing w:line="360" w:lineRule="auto"/>
        <w:rPr>
          <w:rFonts w:ascii="Times New Roman" w:hAnsi="Times New Roman" w:cs="Times New Roman" w:eastAsiaTheme="minorEastAsia"/>
        </w:rPr>
      </w:pPr>
      <w:r w:rsidRPr="002548D5">
        <w:rPr>
          <w:rFonts w:ascii="Times New Roman" w:hAnsi="Times New Roman" w:cs="Times New Roman" w:eastAsiaTheme="minorEastAsia"/>
        </w:rPr>
        <w:t>Effect of management</w:t>
      </w:r>
    </w:p>
    <w:p w:rsidRPr="002548D5" w:rsidR="0012716B" w:rsidP="00052A27" w:rsidRDefault="2F117F33" w14:paraId="4E2B281E" w14:textId="7CF00D39">
      <w:pPr>
        <w:spacing w:line="360" w:lineRule="auto"/>
        <w:rPr>
          <w:rFonts w:ascii="Times New Roman" w:hAnsi="Times New Roman" w:cs="Times New Roman" w:eastAsiaTheme="minorEastAsia"/>
        </w:rPr>
      </w:pPr>
      <w:r w:rsidRPr="002548D5">
        <w:rPr>
          <w:rFonts w:ascii="Times New Roman" w:hAnsi="Times New Roman" w:cs="Times New Roman" w:eastAsiaTheme="minorEastAsia"/>
        </w:rPr>
        <w:t>The effects of planting and browsing protection on damage probability were evaluated using a binomial GLMM with a binary response variable (damaged/undamaged, highest individual per record), species group as a fixed effect and hierarchical random effects (1|plot) + (1|subplot_uid). The significance of each management variable was assessed via likelihood ratio tests (LRT) using the drop1() function (n = 1,493 records across 198 plots and 804 subplots).</w:t>
      </w:r>
    </w:p>
    <w:p w:rsidRPr="002548D5" w:rsidR="0012716B" w:rsidP="00052A27" w:rsidRDefault="0012716B" w14:paraId="1896AF90" w14:textId="77777777">
      <w:pPr>
        <w:spacing w:line="360" w:lineRule="auto"/>
        <w:rPr>
          <w:rFonts w:ascii="Times New Roman" w:hAnsi="Times New Roman" w:cs="Times New Roman" w:eastAsiaTheme="minorEastAsia"/>
        </w:rPr>
      </w:pPr>
    </w:p>
    <w:p w:rsidRPr="002548D5" w:rsidR="00C02FB2" w:rsidP="00052A27" w:rsidRDefault="00C02FB2" w14:paraId="0806BA29" w14:textId="77777777">
      <w:pPr>
        <w:spacing w:line="360" w:lineRule="auto"/>
        <w:jc w:val="both"/>
        <w:rPr>
          <w:rFonts w:ascii="Times New Roman" w:hAnsi="Times New Roman" w:cs="Times New Roman" w:eastAsiaTheme="minorEastAsia"/>
          <w:b/>
          <w:bCs/>
        </w:rPr>
      </w:pPr>
    </w:p>
    <w:p w:rsidRPr="002548D5" w:rsidR="00C02FB2" w:rsidP="00052A27" w:rsidRDefault="28CB86D8" w14:paraId="4A15F3BB" w14:textId="24CE8753">
      <w:pPr>
        <w:pStyle w:val="Nadpis1"/>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R</w:t>
      </w:r>
      <w:r w:rsidRPr="002548D5" w:rsidR="1A38EDA5">
        <w:rPr>
          <w:rFonts w:ascii="Times New Roman" w:hAnsi="Times New Roman" w:cs="Times New Roman" w:eastAsiaTheme="minorEastAsia"/>
        </w:rPr>
        <w:t>esults</w:t>
      </w:r>
    </w:p>
    <w:p w:rsidRPr="002548D5" w:rsidR="155A9CE0" w:rsidP="00052A27" w:rsidRDefault="1B305F86" w14:paraId="627A767B" w14:textId="28F4F0BC">
      <w:pPr>
        <w:spacing w:line="360" w:lineRule="auto"/>
        <w:rPr>
          <w:rFonts w:ascii="Times New Roman" w:hAnsi="Times New Roman" w:cs="Times New Roman" w:eastAsiaTheme="minorEastAsia"/>
        </w:rPr>
      </w:pPr>
      <w:r w:rsidRPr="002548D5">
        <w:rPr>
          <w:rFonts w:ascii="Times New Roman" w:hAnsi="Times New Roman" w:cs="Times New Roman" w:eastAsiaTheme="minorEastAsia"/>
        </w:rPr>
        <w:t>Hypotheses</w:t>
      </w:r>
    </w:p>
    <w:p w:rsidRPr="002548D5" w:rsidR="155A9CE0" w:rsidP="00052A27" w:rsidRDefault="1B305F86" w14:paraId="71F3D35A" w14:textId="162F306F">
      <w:pPr>
        <w:spacing w:before="240" w:after="240" w:line="360" w:lineRule="auto"/>
        <w:rPr>
          <w:rFonts w:ascii="Times New Roman" w:hAnsi="Times New Roman" w:cs="Times New Roman" w:eastAsiaTheme="minorEastAsia"/>
          <w:rPrChange w:author="Hlásny Tomáš" w:date="2026-07-02T15:38:00Z" w16du:dateUtc="2026-07-02T13:38:00Z" w:id="241">
            <w:rPr>
              <w:rFonts w:eastAsiaTheme="minorEastAsia"/>
            </w:rPr>
          </w:rPrChange>
        </w:rPr>
      </w:pPr>
      <w:r w:rsidRPr="002548D5">
        <w:rPr>
          <w:rFonts w:ascii="Times New Roman" w:hAnsi="Times New Roman" w:cs="Times New Roman" w:eastAsiaTheme="minorEastAsia"/>
        </w:rPr>
        <w:t xml:space="preserve">H1) </w:t>
      </w:r>
      <w:r w:rsidRPr="002548D5" w:rsidR="50A2976E">
        <w:rPr>
          <w:rFonts w:ascii="Times New Roman" w:hAnsi="Times New Roman" w:cs="Times New Roman" w:eastAsiaTheme="minorEastAsia"/>
        </w:rPr>
        <w:t xml:space="preserve">Damage probability in post-disturbance regeneration is primarily driven by tree species identity rather than by broad functional group membership (pioneer vs. climax). This is </w:t>
      </w:r>
      <w:r w:rsidRPr="002548D5" w:rsidR="50A2976E">
        <w:rPr>
          <w:rFonts w:ascii="Times New Roman" w:hAnsi="Times New Roman" w:cs="Times New Roman" w:eastAsiaTheme="minorEastAsia"/>
          <w:rPrChange w:author="Hlásny Tomáš" w:date="2026-07-02T15:38:00Z" w16du:dateUtc="2026-07-02T13:38:00Z" w:id="242">
            <w:rPr>
              <w:rFonts w:eastAsiaTheme="minorEastAsia"/>
            </w:rPr>
          </w:rPrChange>
        </w:rPr>
        <w:t xml:space="preserve">expected </w:t>
      </w:r>
      <w:r w:rsidRPr="002548D5" w:rsidR="50A2976E">
        <w:rPr>
          <w:rFonts w:ascii="Times New Roman" w:hAnsi="Times New Roman" w:cs="Times New Roman" w:eastAsiaTheme="minorEastAsia"/>
          <w:rPrChange w:author="Hlásny Tomáš" w:date="2026-07-02T15:38:00Z" w16du:dateUtc="2026-07-02T13:38:00Z" w:id="243">
            <w:rPr>
              <w:rFonts w:eastAsiaTheme="minorEastAsia"/>
            </w:rPr>
          </w:rPrChange>
        </w:rPr>
        <w:lastRenderedPageBreak/>
        <w:t>because the dominant biotic damage agents — foliar fungal pathogens are typically host-specific, operating at the species level rather than at the level of functional group.</w:t>
      </w:r>
    </w:p>
    <w:p w:rsidRPr="002548D5" w:rsidR="00701E9F" w:rsidP="00052A27" w:rsidRDefault="00701E9F" w14:paraId="6F761220" w14:textId="2FC4B171">
      <w:pPr>
        <w:spacing w:before="240" w:after="240" w:line="360" w:lineRule="auto"/>
        <w:rPr>
          <w:ins w:author="Hlásny Tomáš" w:date="2026-07-02T15:38:00Z" w:id="244"/>
          <w:rFonts w:ascii="Times New Roman" w:hAnsi="Times New Roman" w:cs="Times New Roman" w:eastAsiaTheme="minorEastAsia"/>
          <w:rPrChange w:author="Hlásny Tomáš" w:date="2026-07-02T15:38:00Z" w16du:dateUtc="2026-07-02T13:38:00Z" w:id="245">
            <w:rPr>
              <w:ins w:author="Hlásny Tomáš" w:date="2026-07-02T15:38:00Z" w:id="246"/>
              <w:rFonts w:eastAsiaTheme="minorEastAsia"/>
              <w:lang w:val="cs-CZ"/>
            </w:rPr>
          </w:rPrChange>
        </w:rPr>
      </w:pPr>
      <w:ins w:author="Hlásny Tomáš" w:date="2026-07-02T15:38:00Z" w:id="247">
        <w:r w:rsidRPr="002548D5">
          <w:rPr>
            <w:rFonts w:ascii="Times New Roman" w:hAnsi="Times New Roman" w:cs="Times New Roman" w:eastAsiaTheme="minorEastAsia"/>
            <w:rPrChange w:author="Hlásny Tomáš" w:date="2026-07-02T15:38:00Z" w16du:dateUtc="2026-07-02T13:38:00Z" w:id="248">
              <w:rPr>
                <w:rFonts w:eastAsiaTheme="minorEastAsia"/>
                <w:i/>
                <w:iCs/>
                <w:lang w:val="cs-CZ"/>
              </w:rPr>
            </w:rPrChange>
          </w:rPr>
          <w:t>H1</w:t>
        </w:r>
        <w:r w:rsidRPr="002548D5">
          <w:rPr>
            <w:rFonts w:ascii="Times New Roman" w:hAnsi="Times New Roman" w:cs="Times New Roman" w:eastAsiaTheme="minorEastAsia"/>
            <w:highlight w:val="yellow"/>
            <w:rPrChange w:author="Neugebauer Michal" w:date="2026-07-08T14:27:00Z" w16du:dateUtc="2026-07-08T12:27:00Z" w:id="249">
              <w:rPr>
                <w:rFonts w:eastAsiaTheme="minorEastAsia"/>
                <w:i/>
                <w:iCs/>
                <w:lang w:val="cs-CZ"/>
              </w:rPr>
            </w:rPrChange>
          </w:rPr>
          <w:t>: Tree species identity is the dominant predictor of biotic damage probability</w:t>
        </w:r>
      </w:ins>
      <w:ins w:author="Hlásny Tomáš" w:date="2026-07-02T15:38:00Z" w16du:dateUtc="2026-07-02T13:38:00Z" w:id="250">
        <w:r w:rsidRPr="002548D5" w:rsidR="009A22FE">
          <w:rPr>
            <w:rFonts w:ascii="Times New Roman" w:hAnsi="Times New Roman" w:cs="Times New Roman" w:eastAsiaTheme="minorEastAsia"/>
          </w:rPr>
          <w:t xml:space="preserve"> </w:t>
        </w:r>
      </w:ins>
      <w:ins w:author="Hlásny Tomáš" w:date="2026-07-02T15:39:00Z" w16du:dateUtc="2026-07-02T13:39:00Z" w:id="251">
        <w:r w:rsidRPr="002548D5" w:rsidR="009A22FE">
          <w:rPr>
            <w:rFonts w:ascii="Times New Roman" w:hAnsi="Times New Roman" w:cs="Times New Roman" w:eastAsiaTheme="minorEastAsia"/>
          </w:rPr>
          <w:t>(insects, pathogens and game)</w:t>
        </w:r>
      </w:ins>
      <w:ins w:author="Hlásny Tomáš" w:date="2026-07-02T15:38:00Z" w:id="252">
        <w:r w:rsidRPr="002548D5">
          <w:rPr>
            <w:rFonts w:ascii="Times New Roman" w:hAnsi="Times New Roman" w:cs="Times New Roman" w:eastAsiaTheme="minorEastAsia"/>
            <w:rPrChange w:author="Hlásny Tomáš" w:date="2026-07-02T15:38:00Z" w16du:dateUtc="2026-07-02T13:38:00Z" w:id="253">
              <w:rPr>
                <w:rFonts w:eastAsiaTheme="minorEastAsia"/>
                <w:i/>
                <w:iCs/>
                <w:lang w:val="cs-CZ"/>
              </w:rPr>
            </w:rPrChange>
          </w:rPr>
          <w:t xml:space="preserve">, explaining more variance in damage </w:t>
        </w:r>
        <w:r w:rsidRPr="002548D5">
          <w:rPr>
            <w:rFonts w:ascii="Times New Roman" w:hAnsi="Times New Roman" w:cs="Times New Roman" w:eastAsiaTheme="minorEastAsia"/>
            <w:highlight w:val="green"/>
            <w:rPrChange w:author="Neugebauer Michal" w:date="2026-07-08T14:28:00Z" w16du:dateUtc="2026-07-08T12:28:00Z" w:id="254">
              <w:rPr>
                <w:rFonts w:eastAsiaTheme="minorEastAsia"/>
                <w:i/>
                <w:iCs/>
                <w:lang w:val="cs-CZ"/>
              </w:rPr>
            </w:rPrChange>
          </w:rPr>
          <w:t>probability than local host abundance</w:t>
        </w:r>
      </w:ins>
      <w:ins w:author="Hlásny Tomáš" w:date="2026-07-02T15:39:00Z" w16du:dateUtc="2026-07-02T13:39:00Z" w:id="255">
        <w:r w:rsidRPr="002548D5" w:rsidR="006C4773">
          <w:rPr>
            <w:rFonts w:ascii="Times New Roman" w:hAnsi="Times New Roman" w:cs="Times New Roman" w:eastAsiaTheme="minorEastAsia"/>
          </w:rPr>
          <w:t xml:space="preserve">, </w:t>
        </w:r>
      </w:ins>
      <w:ins w:author="Hlásny Tomáš" w:date="2026-07-02T15:38:00Z" w:id="256">
        <w:r w:rsidRPr="002548D5">
          <w:rPr>
            <w:rFonts w:ascii="Times New Roman" w:hAnsi="Times New Roman" w:cs="Times New Roman" w:eastAsiaTheme="minorEastAsia"/>
            <w:highlight w:val="yellow"/>
            <w:rPrChange w:author="Neugebauer Michal" w:date="2026-07-08T14:27:00Z" w16du:dateUtc="2026-07-08T12:27:00Z" w:id="257">
              <w:rPr>
                <w:rFonts w:eastAsiaTheme="minorEastAsia"/>
                <w:i/>
                <w:iCs/>
                <w:lang w:val="cs-CZ"/>
              </w:rPr>
            </w:rPrChange>
          </w:rPr>
          <w:t>diversity</w:t>
        </w:r>
        <w:r w:rsidRPr="002548D5">
          <w:rPr>
            <w:rFonts w:ascii="Times New Roman" w:hAnsi="Times New Roman" w:cs="Times New Roman" w:eastAsiaTheme="minorEastAsia"/>
            <w:rPrChange w:author="Hlásny Tomáš" w:date="2026-07-02T15:38:00Z" w16du:dateUtc="2026-07-02T13:38:00Z" w:id="258">
              <w:rPr>
                <w:rFonts w:eastAsiaTheme="minorEastAsia"/>
                <w:i/>
                <w:iCs/>
                <w:lang w:val="cs-CZ"/>
              </w:rPr>
            </w:rPrChange>
          </w:rPr>
          <w:t xml:space="preserve"> </w:t>
        </w:r>
      </w:ins>
      <w:ins w:author="Hlásny Tomáš" w:date="2026-07-02T15:39:00Z" w16du:dateUtc="2026-07-02T13:39:00Z" w:id="259">
        <w:r w:rsidRPr="002548D5" w:rsidR="006C4773">
          <w:rPr>
            <w:rFonts w:ascii="Times New Roman" w:hAnsi="Times New Roman" w:cs="Times New Roman" w:eastAsiaTheme="minorEastAsia"/>
          </w:rPr>
          <w:t>and</w:t>
        </w:r>
      </w:ins>
      <w:ins w:author="Hlásny Tomáš" w:date="2026-07-02T15:38:00Z" w:id="260">
        <w:r w:rsidRPr="002548D5">
          <w:rPr>
            <w:rFonts w:ascii="Times New Roman" w:hAnsi="Times New Roman" w:cs="Times New Roman" w:eastAsiaTheme="minorEastAsia"/>
            <w:rPrChange w:author="Hlásny Tomáš" w:date="2026-07-02T15:38:00Z" w16du:dateUtc="2026-07-02T13:38:00Z" w:id="261">
              <w:rPr>
                <w:rFonts w:eastAsiaTheme="minorEastAsia"/>
                <w:i/>
                <w:iCs/>
                <w:lang w:val="cs-CZ"/>
              </w:rPr>
            </w:rPrChange>
          </w:rPr>
          <w:t xml:space="preserve"> </w:t>
        </w:r>
        <w:r w:rsidRPr="002548D5">
          <w:rPr>
            <w:rFonts w:ascii="Times New Roman" w:hAnsi="Times New Roman" w:cs="Times New Roman" w:eastAsiaTheme="minorEastAsia"/>
            <w:highlight w:val="green"/>
            <w:rPrChange w:author="Neugebauer Michal" w:date="2026-07-08T14:28:00Z" w16du:dateUtc="2026-07-08T12:28:00Z" w:id="262">
              <w:rPr>
                <w:rFonts w:eastAsiaTheme="minorEastAsia"/>
                <w:i/>
                <w:iCs/>
                <w:lang w:val="cs-CZ"/>
              </w:rPr>
            </w:rPrChange>
          </w:rPr>
          <w:t>stand structural conditions</w:t>
        </w:r>
        <w:r w:rsidRPr="002548D5">
          <w:rPr>
            <w:rFonts w:ascii="Times New Roman" w:hAnsi="Times New Roman" w:cs="Times New Roman" w:eastAsiaTheme="minorEastAsia"/>
            <w:rPrChange w:author="Hlásny Tomáš" w:date="2026-07-02T15:38:00Z" w16du:dateUtc="2026-07-02T13:38:00Z" w:id="263">
              <w:rPr>
                <w:rFonts w:eastAsiaTheme="minorEastAsia"/>
                <w:i/>
                <w:iCs/>
                <w:lang w:val="cs-CZ"/>
              </w:rPr>
            </w:rPrChange>
          </w:rPr>
          <w:t>.</w:t>
        </w:r>
      </w:ins>
      <w:ins w:author="Hlásny Tomáš" w:date="2026-07-02T15:38:00Z" w16du:dateUtc="2026-07-02T13:38:00Z" w:id="264">
        <w:r w:rsidRPr="002548D5">
          <w:rPr>
            <w:rFonts w:ascii="Times New Roman" w:hAnsi="Times New Roman" w:cs="Times New Roman" w:eastAsiaTheme="minorEastAsia"/>
          </w:rPr>
          <w:t xml:space="preserve"> </w:t>
        </w:r>
      </w:ins>
      <w:ins w:author="Hlásny Tomáš" w:date="2026-07-02T15:38:00Z" w:id="265">
        <w:r w:rsidRPr="002548D5">
          <w:rPr>
            <w:rFonts w:ascii="Times New Roman" w:hAnsi="Times New Roman" w:cs="Times New Roman" w:eastAsiaTheme="minorEastAsia"/>
            <w:rPrChange w:author="Hlásny Tomáš" w:date="2026-07-02T15:38:00Z" w16du:dateUtc="2026-07-02T13:38:00Z" w:id="266">
              <w:rPr>
                <w:rFonts w:eastAsiaTheme="minorEastAsia"/>
                <w:i/>
                <w:iCs/>
                <w:lang w:val="cs-CZ"/>
              </w:rPr>
            </w:rPrChange>
          </w:rPr>
          <w:t xml:space="preserve">This </w:t>
        </w:r>
      </w:ins>
      <w:ins w:author="Hlásny Tomáš" w:date="2026-07-02T15:38:00Z" w16du:dateUtc="2026-07-02T13:38:00Z" w:id="267">
        <w:r w:rsidRPr="002548D5">
          <w:rPr>
            <w:rFonts w:ascii="Times New Roman" w:hAnsi="Times New Roman" w:cs="Times New Roman" w:eastAsiaTheme="minorEastAsia"/>
          </w:rPr>
          <w:t xml:space="preserve">hypothesis </w:t>
        </w:r>
      </w:ins>
      <w:ins w:author="Hlásny Tomáš" w:date="2026-07-02T15:38:00Z" w:id="268">
        <w:r w:rsidRPr="002548D5">
          <w:rPr>
            <w:rFonts w:ascii="Times New Roman" w:hAnsi="Times New Roman" w:cs="Times New Roman" w:eastAsiaTheme="minorEastAsia"/>
            <w:rPrChange w:author="Hlásny Tomáš" w:date="2026-07-02T15:38:00Z" w16du:dateUtc="2026-07-02T13:38:00Z" w:id="269">
              <w:rPr>
                <w:rFonts w:eastAsiaTheme="minorEastAsia"/>
                <w:i/>
                <w:iCs/>
                <w:lang w:val="cs-CZ"/>
              </w:rPr>
            </w:rPrChange>
          </w:rPr>
          <w:t>assumes consistent host/forage specificity</w:t>
        </w:r>
      </w:ins>
      <w:ins w:author="Hlásny Tomáš" w:date="2026-07-02T15:39:00Z" w16du:dateUtc="2026-07-02T13:39:00Z" w:id="270">
        <w:r w:rsidRPr="002548D5" w:rsidR="002856DB">
          <w:rPr>
            <w:rFonts w:ascii="Times New Roman" w:hAnsi="Times New Roman" w:cs="Times New Roman" w:eastAsiaTheme="minorEastAsia"/>
          </w:rPr>
          <w:t xml:space="preserve"> but it </w:t>
        </w:r>
      </w:ins>
      <w:ins w:author="Hlásny Tomáš" w:date="2026-07-02T15:38:00Z" w:id="271">
        <w:r w:rsidRPr="002548D5">
          <w:rPr>
            <w:rFonts w:ascii="Times New Roman" w:hAnsi="Times New Roman" w:cs="Times New Roman" w:eastAsiaTheme="minorEastAsia"/>
            <w:rPrChange w:author="Hlásny Tomáš" w:date="2026-07-02T15:38:00Z" w16du:dateUtc="2026-07-02T13:38:00Z" w:id="272">
              <w:rPr>
                <w:rFonts w:eastAsiaTheme="minorEastAsia"/>
                <w:i/>
                <w:iCs/>
                <w:lang w:val="cs-CZ"/>
              </w:rPr>
            </w:rPrChange>
          </w:rPr>
          <w:t xml:space="preserve">may not hold uniformly </w:t>
        </w:r>
      </w:ins>
      <w:ins w:author="Hlásny Tomáš" w:date="2026-07-02T15:39:00Z" w16du:dateUtc="2026-07-02T13:39:00Z" w:id="273">
        <w:r w:rsidRPr="002548D5" w:rsidR="002856DB">
          <w:rPr>
            <w:rFonts w:ascii="Times New Roman" w:hAnsi="Times New Roman" w:cs="Times New Roman" w:eastAsiaTheme="minorEastAsia"/>
          </w:rPr>
          <w:t>–</w:t>
        </w:r>
      </w:ins>
      <w:ins w:author="Hlásny Tomáš" w:date="2026-07-02T15:38:00Z" w:id="274">
        <w:r w:rsidRPr="002548D5">
          <w:rPr>
            <w:rFonts w:ascii="Times New Roman" w:hAnsi="Times New Roman" w:cs="Times New Roman" w:eastAsiaTheme="minorEastAsia"/>
            <w:rPrChange w:author="Hlásny Tomáš" w:date="2026-07-02T15:38:00Z" w16du:dateUtc="2026-07-02T13:38:00Z" w:id="275">
              <w:rPr>
                <w:rFonts w:eastAsiaTheme="minorEastAsia"/>
                <w:i/>
                <w:iCs/>
                <w:lang w:val="cs-CZ"/>
              </w:rPr>
            </w:rPrChange>
          </w:rPr>
          <w:t xml:space="preserve"> game browsing preference is known to be density- and context-dependent, and several insect taxa </w:t>
        </w:r>
      </w:ins>
      <w:ins w:author="Hlásny Tomáš" w:date="2026-07-02T15:40:00Z" w16du:dateUtc="2026-07-02T13:40:00Z" w:id="276">
        <w:r w:rsidRPr="002548D5" w:rsidR="002856DB">
          <w:rPr>
            <w:rFonts w:ascii="Times New Roman" w:hAnsi="Times New Roman" w:cs="Times New Roman" w:eastAsiaTheme="minorEastAsia"/>
          </w:rPr>
          <w:t>feeding on</w:t>
        </w:r>
      </w:ins>
      <w:ins w:author="Hlásny Tomáš" w:date="2026-07-02T15:38:00Z" w:id="277">
        <w:r w:rsidRPr="002548D5">
          <w:rPr>
            <w:rFonts w:ascii="Times New Roman" w:hAnsi="Times New Roman" w:cs="Times New Roman" w:eastAsiaTheme="minorEastAsia"/>
            <w:rPrChange w:author="Hlásny Tomáš" w:date="2026-07-02T15:38:00Z" w16du:dateUtc="2026-07-02T13:38:00Z" w:id="278">
              <w:rPr>
                <w:rFonts w:eastAsiaTheme="minorEastAsia"/>
                <w:i/>
                <w:iCs/>
                <w:lang w:val="cs-CZ"/>
              </w:rPr>
            </w:rPrChange>
          </w:rPr>
          <w:t xml:space="preserve"> regeneration are generalists rather than strict specialists </w:t>
        </w:r>
      </w:ins>
      <w:ins w:author="Hlásny Tomáš" w:date="2026-07-02T15:40:00Z" w16du:dateUtc="2026-07-02T13:40:00Z" w:id="279">
        <w:r w:rsidRPr="002548D5" w:rsidR="002856DB">
          <w:rPr>
            <w:rFonts w:ascii="Times New Roman" w:hAnsi="Times New Roman" w:cs="Times New Roman" w:eastAsiaTheme="minorEastAsia"/>
          </w:rPr>
          <w:t>–</w:t>
        </w:r>
      </w:ins>
      <w:ins w:author="Hlásny Tomáš" w:date="2026-07-02T15:38:00Z" w:id="280">
        <w:r w:rsidRPr="002548D5">
          <w:rPr>
            <w:rFonts w:ascii="Times New Roman" w:hAnsi="Times New Roman" w:cs="Times New Roman" w:eastAsiaTheme="minorEastAsia"/>
            <w:rPrChange w:author="Hlásny Tomáš" w:date="2026-07-02T15:38:00Z" w16du:dateUtc="2026-07-02T13:38:00Z" w:id="281">
              <w:rPr>
                <w:rFonts w:eastAsiaTheme="minorEastAsia"/>
                <w:i/>
                <w:iCs/>
                <w:lang w:val="cs-CZ"/>
              </w:rPr>
            </w:rPrChange>
          </w:rPr>
          <w:t xml:space="preserve"> so we expect the species signal to be </w:t>
        </w:r>
      </w:ins>
      <w:ins w:author="Hlásny Tomáš" w:date="2026-07-02T15:40:00Z" w16du:dateUtc="2026-07-02T13:40:00Z" w:id="282">
        <w:r w:rsidRPr="002548D5" w:rsidR="002856DB">
          <w:rPr>
            <w:rFonts w:ascii="Times New Roman" w:hAnsi="Times New Roman" w:cs="Times New Roman" w:eastAsiaTheme="minorEastAsia"/>
          </w:rPr>
          <w:t>weakened</w:t>
        </w:r>
      </w:ins>
      <w:ins w:author="Hlásny Tomáš" w:date="2026-07-02T15:38:00Z" w:id="283">
        <w:r w:rsidRPr="002548D5">
          <w:rPr>
            <w:rFonts w:ascii="Times New Roman" w:hAnsi="Times New Roman" w:cs="Times New Roman" w:eastAsiaTheme="minorEastAsia"/>
            <w:rPrChange w:author="Hlásny Tomáš" w:date="2026-07-02T15:38:00Z" w16du:dateUtc="2026-07-02T13:38:00Z" w:id="284">
              <w:rPr>
                <w:rFonts w:eastAsiaTheme="minorEastAsia"/>
                <w:i/>
                <w:iCs/>
                <w:lang w:val="cs-CZ"/>
              </w:rPr>
            </w:rPrChange>
          </w:rPr>
          <w:t xml:space="preserve"> </w:t>
        </w:r>
      </w:ins>
      <w:ins w:author="Hlásny Tomáš" w:date="2026-07-02T15:40:00Z" w16du:dateUtc="2026-07-02T13:40:00Z" w:id="285">
        <w:r w:rsidRPr="002548D5" w:rsidR="00ED3DD4">
          <w:rPr>
            <w:rFonts w:ascii="Times New Roman" w:hAnsi="Times New Roman" w:cs="Times New Roman" w:eastAsiaTheme="minorEastAsia"/>
          </w:rPr>
          <w:t>by t</w:t>
        </w:r>
      </w:ins>
      <w:ins w:author="Hlásny Tomáš" w:date="2026-07-02T15:41:00Z" w16du:dateUtc="2026-07-02T13:41:00Z" w:id="286">
        <w:r w:rsidRPr="002548D5" w:rsidR="001E6E5C">
          <w:rPr>
            <w:rFonts w:ascii="Times New Roman" w:hAnsi="Times New Roman" w:cs="Times New Roman" w:eastAsiaTheme="minorEastAsia"/>
          </w:rPr>
          <w:t>h</w:t>
        </w:r>
      </w:ins>
      <w:ins w:author="Hlásny Tomáš" w:date="2026-07-02T15:40:00Z" w16du:dateUtc="2026-07-02T13:40:00Z" w:id="287">
        <w:r w:rsidRPr="002548D5" w:rsidR="00ED3DD4">
          <w:rPr>
            <w:rFonts w:ascii="Times New Roman" w:hAnsi="Times New Roman" w:cs="Times New Roman" w:eastAsiaTheme="minorEastAsia"/>
          </w:rPr>
          <w:t>ese mechanisms</w:t>
        </w:r>
      </w:ins>
      <w:ins w:author="Hlásny Tomáš" w:date="2026-07-02T15:38:00Z" w:id="288">
        <w:r w:rsidRPr="002548D5">
          <w:rPr>
            <w:rFonts w:ascii="Times New Roman" w:hAnsi="Times New Roman" w:cs="Times New Roman" w:eastAsiaTheme="minorEastAsia"/>
            <w:rPrChange w:author="Hlásny Tomáš" w:date="2026-07-02T15:38:00Z" w16du:dateUtc="2026-07-02T13:38:00Z" w:id="289">
              <w:rPr>
                <w:rFonts w:eastAsiaTheme="minorEastAsia"/>
                <w:i/>
                <w:iCs/>
                <w:lang w:val="cs-CZ"/>
              </w:rPr>
            </w:rPrChange>
          </w:rPr>
          <w:t>.</w:t>
        </w:r>
      </w:ins>
    </w:p>
    <w:p w:rsidRPr="002548D5" w:rsidR="003422B0" w:rsidDel="00701E9F" w:rsidP="00052A27" w:rsidRDefault="003422B0" w14:paraId="46095B3C" w14:textId="37F4B92B">
      <w:pPr>
        <w:spacing w:before="240" w:after="240" w:line="360" w:lineRule="auto"/>
        <w:rPr>
          <w:del w:author="Hlásny Tomáš" w:date="2026-07-02T15:38:00Z" w16du:dateUtc="2026-07-02T13:38:00Z" w:id="290"/>
          <w:rFonts w:ascii="Times New Roman" w:hAnsi="Times New Roman" w:cs="Times New Roman" w:eastAsiaTheme="minorEastAsia"/>
        </w:rPr>
      </w:pPr>
    </w:p>
    <w:p w:rsidRPr="002548D5" w:rsidR="0CB2B8E4" w:rsidP="00052A27" w:rsidRDefault="62C2BD3A" w14:paraId="74B9FDF1" w14:textId="428903F1">
      <w:pPr>
        <w:spacing w:before="240" w:after="240" w:line="360" w:lineRule="auto"/>
        <w:rPr>
          <w:ins w:author="Hlásny Tomáš" w:date="2026-07-02T15:43:00Z" w16du:dateUtc="2026-07-02T13:43:00Z" w:id="291"/>
          <w:rFonts w:ascii="Times New Roman" w:hAnsi="Times New Roman" w:cs="Times New Roman" w:eastAsiaTheme="minorEastAsia"/>
        </w:rPr>
      </w:pPr>
      <w:r w:rsidRPr="002548D5">
        <w:rPr>
          <w:rFonts w:ascii="Times New Roman" w:hAnsi="Times New Roman" w:cs="Times New Roman" w:eastAsiaTheme="minorEastAsia"/>
        </w:rPr>
        <w:t>H2)</w:t>
      </w:r>
      <w:r w:rsidRPr="002548D5" w:rsidR="7A6C7E7F">
        <w:rPr>
          <w:rFonts w:ascii="Times New Roman" w:hAnsi="Times New Roman" w:cs="Times New Roman" w:eastAsiaTheme="minorEastAsia"/>
        </w:rPr>
        <w:t xml:space="preserve"> Tree height significantly influences damage probability, and this relationship varies among damage types due to the distinct biological mechanisms underlying terminal, foliage and stem damage. Terminal shoot damage is primarily caused by browsing, which is physically limited by animal reach</w:t>
      </w:r>
      <w:r w:rsidRPr="002548D5" w:rsidR="418D22DF">
        <w:rPr>
          <w:rFonts w:ascii="Times New Roman" w:hAnsi="Times New Roman" w:cs="Times New Roman" w:eastAsiaTheme="minorEastAsia"/>
        </w:rPr>
        <w:t>,</w:t>
      </w:r>
      <w:r w:rsidRPr="002548D5" w:rsidR="7A6C7E7F">
        <w:rPr>
          <w:rFonts w:ascii="Times New Roman" w:hAnsi="Times New Roman" w:cs="Times New Roman" w:eastAsiaTheme="minorEastAsia"/>
        </w:rPr>
        <w:t xml:space="preserve"> foliage damage depends on leaf area development, which increases with tree size and stem damage reflects exposure to mechanical and biotic agents that may affect trees differently across size classes.</w:t>
      </w:r>
    </w:p>
    <w:p w:rsidRPr="002548D5" w:rsidR="00D328A0" w:rsidP="00052A27" w:rsidRDefault="00D328A0" w14:paraId="474B861F" w14:textId="76693FBF">
      <w:pPr>
        <w:spacing w:before="240" w:after="240" w:line="360" w:lineRule="auto"/>
        <w:rPr>
          <w:rFonts w:ascii="Times New Roman" w:hAnsi="Times New Roman" w:cs="Times New Roman" w:eastAsiaTheme="minorEastAsia"/>
        </w:rPr>
      </w:pPr>
      <w:ins w:author="Hlásny Tomáš" w:date="2026-07-02T15:43:00Z" w:id="292">
        <w:r w:rsidRPr="002548D5">
          <w:rPr>
            <w:rFonts w:ascii="Times New Roman" w:hAnsi="Times New Roman" w:cs="Times New Roman" w:eastAsiaTheme="minorEastAsia"/>
            <w:rPrChange w:author="Hlásny Tomáš" w:date="2026-07-02T15:43:00Z" w16du:dateUtc="2026-07-02T13:43:00Z" w:id="293">
              <w:rPr>
                <w:rFonts w:eastAsiaTheme="minorEastAsia"/>
                <w:b/>
                <w:bCs/>
              </w:rPr>
            </w:rPrChange>
          </w:rPr>
          <w:t>H2:</w:t>
        </w:r>
        <w:r w:rsidRPr="002548D5">
          <w:rPr>
            <w:rFonts w:ascii="Times New Roman" w:hAnsi="Times New Roman" w:cs="Times New Roman" w:eastAsiaTheme="minorEastAsia"/>
          </w:rPr>
          <w:t xml:space="preserve"> </w:t>
        </w:r>
      </w:ins>
      <w:ins w:author="Hlásny Tomáš" w:date="2026-07-02T15:44:00Z" w:id="294">
        <w:r w:rsidRPr="002548D5" w:rsidR="00CB2CC5">
          <w:rPr>
            <w:rFonts w:ascii="Times New Roman" w:hAnsi="Times New Roman" w:cs="Times New Roman" w:eastAsiaTheme="minorEastAsia"/>
            <w:highlight w:val="yellow"/>
            <w:rPrChange w:author="Neugebauer Michal" w:date="2026-07-08T14:58:00Z" w16du:dateUtc="2026-07-08T12:58:00Z" w:id="295">
              <w:rPr>
                <w:rFonts w:eastAsiaTheme="minorEastAsia"/>
              </w:rPr>
            </w:rPrChange>
          </w:rPr>
          <w:t>Tree height influences damage probability, and this relationship differs among damage types – terminal, foliage, and stem – reflecting different biological mechanisms linking tree size to how each agent damages the plant.</w:t>
        </w:r>
      </w:ins>
    </w:p>
    <w:p w:rsidRPr="002548D5" w:rsidR="0C006789" w:rsidP="00052A27" w:rsidRDefault="7027F7B6" w14:paraId="56A4AB95" w14:textId="6B5DCA54">
      <w:pPr>
        <w:spacing w:before="240" w:after="240" w:line="360" w:lineRule="auto"/>
        <w:rPr>
          <w:ins w:author="Hlásny Tomáš" w:date="2026-07-02T16:03:00Z" w16du:dateUtc="2026-07-02T14:03:00Z" w:id="296"/>
          <w:rFonts w:ascii="Times New Roman" w:hAnsi="Times New Roman" w:cs="Times New Roman" w:eastAsiaTheme="minorEastAsia"/>
        </w:rPr>
      </w:pPr>
      <w:r w:rsidRPr="002548D5">
        <w:rPr>
          <w:rFonts w:ascii="Times New Roman" w:hAnsi="Times New Roman" w:cs="Times New Roman" w:eastAsiaTheme="minorEastAsia"/>
        </w:rPr>
        <w:t xml:space="preserve">H3) </w:t>
      </w:r>
      <w:r w:rsidRPr="002548D5" w:rsidR="381D5C3E">
        <w:rPr>
          <w:rFonts w:ascii="Times New Roman" w:hAnsi="Times New Roman" w:cs="Times New Roman" w:eastAsiaTheme="minorEastAsia"/>
        </w:rPr>
        <w:t>Silvicultural management practices (planting, browsing protection) significantly influence damage probability in regenerating trees. Planted individuals may experience post-planting stress that temporarily reduces their de</w:t>
      </w:r>
      <w:r w:rsidRPr="002548D5" w:rsidR="74B389A6">
        <w:rPr>
          <w:rFonts w:ascii="Times New Roman" w:hAnsi="Times New Roman" w:cs="Times New Roman" w:eastAsiaTheme="minorEastAsia"/>
        </w:rPr>
        <w:t>f</w:t>
      </w:r>
      <w:r w:rsidRPr="002548D5" w:rsidR="381D5C3E">
        <w:rPr>
          <w:rFonts w:ascii="Times New Roman" w:hAnsi="Times New Roman" w:cs="Times New Roman" w:eastAsiaTheme="minorEastAsia"/>
        </w:rPr>
        <w:t>ence capacity, and browsing protection alters stand conditions and thus may concentrate ungulate pressure on unprotected surroundings.</w:t>
      </w:r>
      <w:ins w:author="Hlásny Tomáš" w:date="2026-07-02T16:05:00Z" w16du:dateUtc="2026-07-02T14:05:00Z" w:id="297">
        <w:r w:rsidRPr="002548D5" w:rsidR="002E4759">
          <w:rPr>
            <w:rFonts w:ascii="Times New Roman" w:hAnsi="Times New Roman" w:cs="Times New Roman" w:eastAsiaTheme="minorEastAsia"/>
          </w:rPr>
          <w:t xml:space="preserve"> </w:t>
        </w:r>
      </w:ins>
    </w:p>
    <w:p w:rsidRPr="002548D5" w:rsidR="009E703E" w:rsidP="00052A27" w:rsidRDefault="007C4FAF" w14:paraId="126986C3" w14:textId="72F67303">
      <w:pPr>
        <w:spacing w:before="240" w:after="240" w:line="360" w:lineRule="auto"/>
        <w:rPr>
          <w:ins w:author="Hlásny Tomáš" w:date="2026-07-02T16:08:00Z" w:id="298"/>
          <w:rFonts w:ascii="Times New Roman" w:hAnsi="Times New Roman" w:cs="Times New Roman" w:eastAsiaTheme="minorEastAsia"/>
          <w:rPrChange w:author="Hlásny Tomáš" w:date="2026-07-02T16:09:00Z" w16du:dateUtc="2026-07-02T14:09:00Z" w:id="299">
            <w:rPr>
              <w:ins w:author="Hlásny Tomáš" w:date="2026-07-02T16:08:00Z" w:id="300"/>
              <w:rFonts w:eastAsiaTheme="minorEastAsia"/>
              <w:b/>
              <w:bCs/>
              <w:lang w:val="cs-CZ"/>
            </w:rPr>
          </w:rPrChange>
        </w:rPr>
      </w:pPr>
      <w:ins w:author="Hlásny Tomáš" w:date="2026-07-02T16:14:00Z" w:id="301">
        <w:r w:rsidRPr="002548D5">
          <w:rPr>
            <w:rFonts w:ascii="Times New Roman" w:hAnsi="Times New Roman" w:cs="Times New Roman" w:eastAsiaTheme="minorEastAsia"/>
            <w:rPrChange w:author="Hlásny Tomáš" w:date="2026-07-02T16:14:00Z" w16du:dateUtc="2026-07-02T14:14:00Z" w:id="302">
              <w:rPr>
                <w:rFonts w:eastAsiaTheme="minorEastAsia"/>
                <w:b/>
                <w:bCs/>
              </w:rPr>
            </w:rPrChange>
          </w:rPr>
          <w:t>H3:</w:t>
        </w:r>
        <w:r w:rsidRPr="002548D5">
          <w:rPr>
            <w:rFonts w:ascii="Times New Roman" w:hAnsi="Times New Roman" w:cs="Times New Roman" w:eastAsiaTheme="minorEastAsia"/>
          </w:rPr>
          <w:t xml:space="preserve"> Planting and browsing protection influence damage probability in regenerating trees, independent of species identity and tree size. We expect planted individuals to show higher damage probability than naturally regenerated individuals, potentially reflecting post-planting physiological stress. We expect browsing protection to directly reduce game damage; we further hypothesize an interaction between browsing and pathogen damage, with browsing wounds facilitating pathogen entry, such that browsed individuals show elevated pathogen damage.</w:t>
        </w:r>
      </w:ins>
    </w:p>
    <w:p w:rsidRPr="002548D5" w:rsidR="00B23C4B" w:rsidDel="009C282F" w:rsidP="00052A27" w:rsidRDefault="00B23C4B" w14:paraId="71EEC581" w14:textId="41CA45E0">
      <w:pPr>
        <w:spacing w:before="240" w:after="240" w:line="360" w:lineRule="auto"/>
        <w:rPr>
          <w:del w:author="Hlásny Tomáš" w:date="2026-07-02T16:15:00Z" w16du:dateUtc="2026-07-02T14:15:00Z" w:id="303"/>
          <w:rFonts w:ascii="Times New Roman" w:hAnsi="Times New Roman" w:cs="Times New Roman" w:eastAsiaTheme="minorEastAsia"/>
        </w:rPr>
      </w:pPr>
    </w:p>
    <w:p w:rsidRPr="002548D5" w:rsidR="145151D9" w:rsidP="00052A27" w:rsidRDefault="60FEFC01" w14:paraId="16162F1B" w14:textId="21F3E3DC">
      <w:pPr>
        <w:spacing w:before="240" w:after="240" w:line="360" w:lineRule="auto"/>
        <w:rPr>
          <w:rFonts w:ascii="Times New Roman" w:hAnsi="Times New Roman" w:cs="Times New Roman" w:eastAsiaTheme="minorEastAsia"/>
        </w:rPr>
      </w:pPr>
      <w:commentRangeStart w:id="304"/>
      <w:r w:rsidRPr="002548D5">
        <w:rPr>
          <w:rFonts w:ascii="Times New Roman" w:hAnsi="Times New Roman" w:cs="Times New Roman" w:eastAsiaTheme="minorEastAsia"/>
        </w:rPr>
        <w:t xml:space="preserve">H4) </w:t>
      </w:r>
      <w:r w:rsidRPr="002548D5" w:rsidR="6176B566">
        <w:rPr>
          <w:rFonts w:ascii="Times New Roman" w:hAnsi="Times New Roman" w:cs="Times New Roman" w:eastAsiaTheme="minorEastAsia"/>
        </w:rPr>
        <w:t xml:space="preserve">Foliar </w:t>
      </w:r>
      <w:commentRangeEnd w:id="304"/>
      <w:r w:rsidRPr="002548D5" w:rsidR="00491E3D">
        <w:rPr>
          <w:rStyle w:val="Odkaznakoment"/>
          <w:rFonts w:ascii="Times New Roman" w:hAnsi="Times New Roman" w:cs="Times New Roman" w:eastAsiaTheme="minorEastAsia"/>
          <w:sz w:val="24"/>
          <w:szCs w:val="24"/>
        </w:rPr>
        <w:commentReference w:id="304"/>
      </w:r>
      <w:r w:rsidRPr="002548D5" w:rsidR="6176B566">
        <w:rPr>
          <w:rFonts w:ascii="Times New Roman" w:hAnsi="Times New Roman" w:cs="Times New Roman" w:eastAsiaTheme="minorEastAsia"/>
        </w:rPr>
        <w:t>fungal pathogens are the principal biotic damage agents in post-disturbance regeneration and their host specificity contributes to the species-level variation in foliage damage prevalence and intensity.</w:t>
      </w:r>
      <w:r w:rsidRPr="002548D5" w:rsidR="1C497B21">
        <w:rPr>
          <w:rFonts w:ascii="Times New Roman" w:hAnsi="Times New Roman" w:cs="Times New Roman" w:eastAsiaTheme="minorEastAsia"/>
        </w:rPr>
        <w:t xml:space="preserve"> Open post-disturbance sites with young regeneration provide favourable microclimatic conditions for fungal spore germination and infection, while simultaneously the absence of a closed canopy exposes foliage of juveniles.</w:t>
      </w:r>
    </w:p>
    <w:p w:rsidRPr="002548D5" w:rsidR="4EBAE5FE" w:rsidP="00052A27" w:rsidRDefault="5789AF9F" w14:paraId="31C278A2" w14:textId="57280F1C">
      <w:pPr>
        <w:spacing w:before="240" w:after="240" w:line="360" w:lineRule="auto"/>
        <w:rPr>
          <w:rFonts w:ascii="Times New Roman" w:hAnsi="Times New Roman" w:cs="Times New Roman" w:eastAsiaTheme="minorEastAsia"/>
        </w:rPr>
      </w:pPr>
      <w:r w:rsidRPr="002548D5">
        <w:rPr>
          <w:rFonts w:ascii="Times New Roman" w:hAnsi="Times New Roman" w:cs="Times New Roman" w:eastAsiaTheme="minorEastAsia"/>
        </w:rPr>
        <w:t>H5) Higher species diversity on subplot level reduces damage probability of individual trees through dilution of host specific agents</w:t>
      </w:r>
      <w:r w:rsidRPr="002548D5" w:rsidR="61ADB83A">
        <w:rPr>
          <w:rFonts w:ascii="Times New Roman" w:hAnsi="Times New Roman" w:cs="Times New Roman" w:eastAsiaTheme="minorEastAsia"/>
        </w:rPr>
        <w:t>.</w:t>
      </w:r>
    </w:p>
    <w:p w:rsidRPr="002548D5" w:rsidR="0008689D" w:rsidP="00052A27" w:rsidRDefault="040CFC1F" w14:paraId="48F1E03F" w14:textId="0947DD71">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Damage patterns on the regenerating forests</w:t>
      </w:r>
    </w:p>
    <w:p w:rsidRPr="002548D5" w:rsidR="0008689D" w:rsidP="00052A27" w:rsidRDefault="4F147764" w14:paraId="4C9D29E1" w14:textId="175006B6">
      <w:pPr>
        <w:pStyle w:val="Nadpis3"/>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Damaging patterns (distribution of damage)</w:t>
      </w:r>
    </w:p>
    <w:p w:rsidRPr="002548D5" w:rsidR="00FF2EF7" w:rsidP="00052A27" w:rsidRDefault="00E20CEC" w14:paraId="6B3B72A0" w14:textId="0EE29F86">
      <w:pPr>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Across 198 study plots (804 subplots), a total of 2,9</w:t>
      </w:r>
      <w:r w:rsidRPr="002548D5" w:rsidR="003C2A31">
        <w:rPr>
          <w:rFonts w:ascii="Times New Roman" w:hAnsi="Times New Roman" w:cs="Times New Roman" w:eastAsiaTheme="minorEastAsia"/>
        </w:rPr>
        <w:t>88</w:t>
      </w:r>
      <w:r w:rsidRPr="002548D5">
        <w:rPr>
          <w:rFonts w:ascii="Times New Roman" w:hAnsi="Times New Roman" w:cs="Times New Roman" w:eastAsiaTheme="minorEastAsia"/>
        </w:rPr>
        <w:t xml:space="preserve"> woody individuals were recorded, of which 78</w:t>
      </w:r>
      <w:r w:rsidRPr="002548D5" w:rsidR="0052058A">
        <w:rPr>
          <w:rFonts w:ascii="Times New Roman" w:hAnsi="Times New Roman" w:cs="Times New Roman" w:eastAsiaTheme="minorEastAsia"/>
        </w:rPr>
        <w:t>4</w:t>
      </w:r>
      <w:r w:rsidRPr="002548D5">
        <w:rPr>
          <w:rFonts w:ascii="Times New Roman" w:hAnsi="Times New Roman" w:cs="Times New Roman" w:eastAsiaTheme="minorEastAsia"/>
        </w:rPr>
        <w:t xml:space="preserve"> (26.2%) exhibited at least one type of damage (Fig. 1a). Among the three damage categories evaluated, foliage damage was the most prevalent, recorded in 1</w:t>
      </w:r>
      <w:r w:rsidRPr="002548D5" w:rsidR="00B01768">
        <w:rPr>
          <w:rFonts w:ascii="Times New Roman" w:hAnsi="Times New Roman" w:cs="Times New Roman" w:eastAsiaTheme="minorEastAsia"/>
        </w:rPr>
        <w:t>6</w:t>
      </w:r>
      <w:r w:rsidRPr="002548D5">
        <w:rPr>
          <w:rFonts w:ascii="Times New Roman" w:hAnsi="Times New Roman" w:cs="Times New Roman" w:eastAsiaTheme="minorEastAsia"/>
        </w:rPr>
        <w:t>.</w:t>
      </w:r>
      <w:r w:rsidRPr="002548D5" w:rsidR="00B01768">
        <w:rPr>
          <w:rFonts w:ascii="Times New Roman" w:hAnsi="Times New Roman" w:cs="Times New Roman" w:eastAsiaTheme="minorEastAsia"/>
        </w:rPr>
        <w:t>8</w:t>
      </w:r>
      <w:r w:rsidRPr="002548D5" w:rsidR="0052058A">
        <w:rPr>
          <w:rFonts w:ascii="Times New Roman" w:hAnsi="Times New Roman" w:cs="Times New Roman" w:eastAsiaTheme="minorEastAsia"/>
        </w:rPr>
        <w:t xml:space="preserve"> </w:t>
      </w:r>
      <w:r w:rsidRPr="002548D5">
        <w:rPr>
          <w:rFonts w:ascii="Times New Roman" w:hAnsi="Times New Roman" w:cs="Times New Roman" w:eastAsiaTheme="minorEastAsia"/>
        </w:rPr>
        <w:t>% of all individuals. Terminal shoot damage affected 5.8</w:t>
      </w:r>
      <w:r w:rsidRPr="002548D5" w:rsidR="0052058A">
        <w:rPr>
          <w:rFonts w:ascii="Times New Roman" w:hAnsi="Times New Roman" w:cs="Times New Roman" w:eastAsiaTheme="minorEastAsia"/>
        </w:rPr>
        <w:t xml:space="preserve"> </w:t>
      </w:r>
      <w:r w:rsidRPr="002548D5">
        <w:rPr>
          <w:rFonts w:ascii="Times New Roman" w:hAnsi="Times New Roman" w:cs="Times New Roman" w:eastAsiaTheme="minorEastAsia"/>
        </w:rPr>
        <w:t>% and stem damage 4.3</w:t>
      </w:r>
      <w:r w:rsidRPr="002548D5" w:rsidR="0052058A">
        <w:rPr>
          <w:rFonts w:ascii="Times New Roman" w:hAnsi="Times New Roman" w:cs="Times New Roman" w:eastAsiaTheme="minorEastAsia"/>
        </w:rPr>
        <w:t xml:space="preserve"> </w:t>
      </w:r>
      <w:r w:rsidRPr="002548D5">
        <w:rPr>
          <w:rFonts w:ascii="Times New Roman" w:hAnsi="Times New Roman" w:cs="Times New Roman" w:eastAsiaTheme="minorEastAsia"/>
        </w:rPr>
        <w:t>% of individuals (Fig. 1b)</w:t>
      </w:r>
    </w:p>
    <w:p w:rsidRPr="002548D5" w:rsidR="00D42F6A" w:rsidP="00052A27" w:rsidRDefault="48C0D8D3" w14:paraId="0D713EF6" w14:textId="2D9251AA">
      <w:pPr>
        <w:pStyle w:val="Normlnweb"/>
        <w:spacing w:line="360" w:lineRule="auto"/>
        <w:jc w:val="both"/>
        <w:rPr>
          <w:rFonts w:eastAsiaTheme="minorEastAsia"/>
        </w:rPr>
      </w:pPr>
      <w:r w:rsidRPr="002548D5">
        <w:rPr>
          <w:noProof/>
        </w:rPr>
        <w:drawing>
          <wp:inline distT="0" distB="0" distL="0" distR="0" wp14:anchorId="29D69AA6" wp14:editId="3452BEEC">
            <wp:extent cx="5972810" cy="2986405"/>
            <wp:effectExtent l="0" t="0" r="8890" b="4445"/>
            <wp:docPr id="167254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rsidRPr="00052A27" w:rsidR="00D42F6A" w:rsidP="00052A27" w:rsidRDefault="00052A27" w14:paraId="5EC5BC49" w14:textId="42F6F6F1">
      <w:pPr>
        <w:spacing w:before="100" w:after="300" w:line="360" w:lineRule="auto"/>
      </w:pPr>
      <w:r>
        <w:rPr>
          <w:rFonts w:ascii="Times New Roman" w:hAnsi="Times New Roman" w:eastAsia="Times New Roman" w:cs="Times New Roman"/>
          <w:i/>
          <w:iCs/>
          <w:sz w:val="22"/>
          <w:szCs w:val="22"/>
        </w:rPr>
        <w:lastRenderedPageBreak/>
        <w:t>Figure 1. a) Total number of damaged individuals recorded across the entire dataset. A total of 2,988 woody individuals were recorded, of which 784 exhibited signs of damage (26.2%). b) Relative representation of individual damage types.</w:t>
      </w:r>
    </w:p>
    <w:p w:rsidRPr="002548D5" w:rsidR="0008689D" w:rsidP="00052A27" w:rsidRDefault="4F147764" w14:paraId="45B08F12" w14:textId="28BD0F64">
      <w:pPr>
        <w:pStyle w:val="Nadpis3"/>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Species specific patterns (pioneer x climax tree species?)</w:t>
      </w:r>
    </w:p>
    <w:p w:rsidR="00052A27" w:rsidP="00052A27" w:rsidRDefault="00052A27" w14:paraId="5B4CAA37" w14:textId="77777777">
      <w:pPr>
        <w:spacing w:after="200" w:line="360" w:lineRule="auto"/>
        <w:jc w:val="both"/>
      </w:pPr>
      <w:r>
        <w:rPr>
          <w:rFonts w:ascii="Times New Roman" w:hAnsi="Times New Roman" w:eastAsia="Times New Roman" w:cs="Times New Roman"/>
        </w:rPr>
        <w:t>The absolute number of damaged individuals broadly reflects species abundance in the regeneration, with Picea abies, Betula spp. and Pinus sylvestris contributing the highest counts of damaged trees across all three damage types (Fig. 2, top row; Table 1). However, when expressed as the proportion of damaged individuals within each species, a markedly different pattern emerged (Fig. 2, bottom row; Table 1). For terminal shoot damage, Sorbus aucuparia, Salix caprea and hardwood broadleaves showed the highest relative damage rates, whereas the most abundant species (Picea abies, Betula spp.) were among the least affected. Foliage damage was most prevalent in Fagus sylvatica (affecting approximately 36% of individuals), Quercus spp. and other conifers, while Betula spp. and Salix caprea exhibited the lowest proportions. Stem damage rates were generally low across all species (below 15%), with Sorbus aucuparia showing the highest relative proportion.</w:t>
      </w:r>
    </w:p>
    <w:p w:rsidR="00052A27" w:rsidP="00052A27" w:rsidRDefault="00052A27" w14:paraId="272AD89F" w14:textId="77777777">
      <w:pPr>
        <w:spacing w:after="200" w:line="360" w:lineRule="auto"/>
        <w:jc w:val="both"/>
      </w:pPr>
      <w:r>
        <w:rPr>
          <w:rFonts w:ascii="Times New Roman" w:hAnsi="Times New Roman" w:eastAsia="Times New Roman" w:cs="Times New Roman"/>
        </w:rPr>
        <w:t>Although climax species exhibited significantly higher overall damage rates than pioneer species (Table S1, Fig. S1) (20.5% vs. 28.6%; Wilcoxon rank-sum test, W = 262,521, p = 0.003), the within-group variation far exceeded the between-group difference. Among pioneer species, the proportion of damaged individuals ranged from 4.6% (Salix caprea, n = 109) to 35.6% (Sorbus aucuparia, n = 101); among climax species, the range was even wider, from 18.5% (Picea abies, n = 820) to 47.9% (Fagus sylvatica, n = 242). Both groups thus contained species with high and low damage rates — for instance, Sorbus aucuparia (pioneer; 35.6% damaged) and Fagus sylvatica (climax; 47.9%) were heavily affected, while Betula spp. (pioneer; 19.1%) and Picea abies (climax; 18.5%) were among the least damaged. This pattern supports the hypothesis that species identity is a stronger determinant of damage susceptibility than broad functional group membership (H1).</w:t>
      </w:r>
    </w:p>
    <w:p w:rsidR="00052A27" w:rsidP="00052A27" w:rsidRDefault="00052A27" w14:paraId="31C52108" w14:textId="4B6614FD">
      <w:pPr>
        <w:spacing w:after="200" w:line="360" w:lineRule="auto"/>
        <w:jc w:val="both"/>
      </w:pPr>
      <w:r>
        <w:rPr>
          <w:rFonts w:ascii="Times New Roman" w:hAnsi="Times New Roman" w:eastAsia="Times New Roman" w:cs="Times New Roman"/>
        </w:rPr>
        <w:t>To explore whether local species diversity mediates damage probability through associational resistance, we additionally tested two complementary diversity metrics — the Shannon diversity index and species richness, both calculated at the plot level — as fixed effects in the GLMM (Table S2</w:t>
      </w:r>
      <w:r w:rsidR="00494E9E">
        <w:rPr>
          <w:rFonts w:ascii="Times New Roman" w:hAnsi="Times New Roman" w:eastAsia="Times New Roman" w:cs="Times New Roman"/>
        </w:rPr>
        <w:t>; see also Section 2.1.2 for the pioneer x climax comparison</w:t>
      </w:r>
      <w:r>
        <w:rPr>
          <w:rFonts w:ascii="Times New Roman" w:hAnsi="Times New Roman" w:eastAsia="Times New Roman" w:cs="Times New Roman"/>
        </w:rPr>
        <w:t xml:space="preserve">). Neither metric showed a significant </w:t>
      </w:r>
      <w:r>
        <w:rPr>
          <w:rFonts w:ascii="Times New Roman" w:hAnsi="Times New Roman" w:eastAsia="Times New Roman" w:cs="Times New Roman"/>
        </w:rPr>
        <w:lastRenderedPageBreak/>
        <w:t>effect (Shannon: β = 0.111, SE = 0.265, p = 0.675, n = 197 plots; species richness: β = −0.011, SE = 0.076, p = 0.882, n = 198 plots), nor did either interact significantly with successional group, suggesting that associational resistance does not operate at the plot scale in the studied regeneration (H5).</w:t>
      </w:r>
    </w:p>
    <w:p w:rsidR="00052A27" w:rsidP="00052A27" w:rsidRDefault="00052A27" w14:paraId="7290FE81" w14:textId="77777777">
      <w:pPr>
        <w:spacing w:after="200" w:line="360" w:lineRule="auto"/>
        <w:jc w:val="both"/>
      </w:pPr>
      <w:commentRangeStart w:id="305"/>
      <w:r w:rsidRPr="00052A27">
        <w:rPr>
          <w:rFonts w:ascii="Times New Roman" w:hAnsi="Times New Roman" w:eastAsia="Times New Roman" w:cs="Times New Roman"/>
          <w:highlight w:val="yellow"/>
        </w:rPr>
        <w:t>A total of 16 records contained multiple damage types, which could potentially lead to an artificial inflation of the overall pool of woody species. Based on the applied methodology, it was not possible to determine unequivocally whether the damage occurred on the same individuals or was distributed among different trees. Of these 16 records, 11 plots contained only a single woody individual in total; this issue was therefore constrained by the total number of individuals per plot (n). The remaining five records may thus represent an intentionally accepted source of uncertainty. Overall, only 5 out of 810 subplots were considered problematic.</w:t>
      </w:r>
      <w:commentRangeEnd w:id="305"/>
      <w:r>
        <w:rPr>
          <w:rStyle w:val="Odkaznakoment"/>
          <w:sz w:val="24"/>
          <w:szCs w:val="24"/>
        </w:rPr>
        <w:commentReference w:id="305"/>
      </w:r>
    </w:p>
    <w:p w:rsidRPr="002548D5" w:rsidR="002276B6" w:rsidP="5483AFE2" w:rsidRDefault="30DEA600" w14:paraId="04107EA9" w14:textId="0D15445F">
      <w:pPr>
        <w:pStyle w:val="Normlnweb"/>
        <w:spacing w:line="360" w:lineRule="auto"/>
        <w:jc w:val="both"/>
        <w:rPr>
          <w:rFonts w:eastAsia="" w:eastAsiaTheme="minorEastAsia"/>
        </w:rPr>
      </w:pPr>
      <w:commentRangeStart w:id="86085746"/>
      <w:r w:rsidR="30DEA600">
        <w:drawing>
          <wp:inline wp14:editId="29513150" wp14:anchorId="6929CFA9">
            <wp:extent cx="5972810" cy="5226050"/>
            <wp:effectExtent l="0" t="0" r="8890" b="0"/>
            <wp:docPr id="1253069547"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5" cstate="print">
                      <a:extLst>
                        <a:ext uri="{28A0092B-C50C-407E-A947-70E740481C1C}">
                          <a14:useLocalDpi xmlns:a14="http://schemas.microsoft.com/office/drawing/2010/main" val="0"/>
                        </a:ext>
                      </a:extLst>
                    </a:blip>
                    <a:srcRect/>
                    <a:stretch>
                      <a:fillRect/>
                    </a:stretch>
                  </pic:blipFill>
                  <pic:spPr bwMode="auto">
                    <a:xfrm>
                      <a:off x="0" y="0"/>
                      <a:ext cx="5972810" cy="5226050"/>
                    </a:xfrm>
                    <a:prstGeom prst="rect">
                      <a:avLst/>
                    </a:prstGeom>
                    <a:noFill/>
                    <a:ln>
                      <a:noFill/>
                    </a:ln>
                  </pic:spPr>
                </pic:pic>
              </a:graphicData>
            </a:graphic>
          </wp:inline>
        </w:drawing>
      </w:r>
      <w:commentRangeEnd w:id="86085746"/>
      <w:r>
        <w:rPr>
          <w:rStyle w:val="CommentReference"/>
        </w:rPr>
        <w:commentReference w:id="86085746"/>
      </w:r>
    </w:p>
    <w:p w:rsidR="00052A27" w:rsidP="00052A27" w:rsidRDefault="00052A27" w14:paraId="4DB71C66" w14:textId="77777777">
      <w:pPr>
        <w:spacing w:before="100" w:after="300" w:line="360" w:lineRule="auto"/>
      </w:pPr>
      <w:r>
        <w:rPr>
          <w:rFonts w:ascii="Times New Roman" w:hAnsi="Times New Roman" w:eastAsia="Times New Roman" w:cs="Times New Roman"/>
          <w:i/>
          <w:iCs/>
          <w:sz w:val="22"/>
          <w:szCs w:val="22"/>
        </w:rPr>
        <w:t>Figure 2. Individual damage types by tree species. The total number of individuals recorded for each tree species is shown in green. The number of individuals exhibiting symptoms of a particular damage type is highlighted in red. Top row represents absolute values while bottom row represents relative expression of damaged individuals.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9"/>
        <w:gridCol w:w="771"/>
        <w:gridCol w:w="1629"/>
        <w:gridCol w:w="1629"/>
        <w:gridCol w:w="1629"/>
        <w:gridCol w:w="1629"/>
      </w:tblGrid>
      <w:tr w:rsidRPr="002548D5" w:rsidR="0052058A" w:rsidTr="00052A27" w14:paraId="07635F38" w14:textId="77777777">
        <w:trPr>
          <w:tblHeader/>
        </w:trPr>
        <w:tc>
          <w:tcPr>
            <w:tcW w:w="1122" w:type="pct"/>
            <w:shd w:val="clear" w:color="auto" w:fill="2F5496"/>
            <w:vAlign w:val="center"/>
          </w:tcPr>
          <w:p w:rsidRPr="002548D5" w:rsidR="0052058A" w:rsidP="00052A27" w:rsidRDefault="0052058A" w14:paraId="0D921663"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FFFFFF"/>
                <w:sz w:val="20"/>
                <w:szCs w:val="20"/>
              </w:rPr>
              <w:t>Tree species</w:t>
            </w:r>
          </w:p>
        </w:tc>
        <w:tc>
          <w:tcPr>
            <w:tcW w:w="410" w:type="pct"/>
            <w:shd w:val="clear" w:color="auto" w:fill="2F5496"/>
            <w:vAlign w:val="center"/>
          </w:tcPr>
          <w:p w:rsidRPr="002548D5" w:rsidR="0052058A" w:rsidP="00052A27" w:rsidRDefault="0052058A" w14:paraId="38719467"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FFFFFF"/>
                <w:sz w:val="20"/>
                <w:szCs w:val="20"/>
              </w:rPr>
              <w:t>N</w:t>
            </w:r>
          </w:p>
        </w:tc>
        <w:tc>
          <w:tcPr>
            <w:tcW w:w="867" w:type="pct"/>
            <w:shd w:val="clear" w:color="auto" w:fill="2F5496"/>
            <w:vAlign w:val="center"/>
          </w:tcPr>
          <w:p w:rsidRPr="002548D5" w:rsidR="0052058A" w:rsidP="00052A27" w:rsidRDefault="0052058A" w14:paraId="78571559"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FFFFFF"/>
                <w:sz w:val="20"/>
                <w:szCs w:val="20"/>
              </w:rPr>
              <w:t>Any damage n (%)</w:t>
            </w:r>
          </w:p>
        </w:tc>
        <w:tc>
          <w:tcPr>
            <w:tcW w:w="867" w:type="pct"/>
            <w:shd w:val="clear" w:color="auto" w:fill="2F5496"/>
            <w:vAlign w:val="center"/>
          </w:tcPr>
          <w:p w:rsidRPr="002548D5" w:rsidR="0052058A" w:rsidP="00052A27" w:rsidRDefault="0052058A" w14:paraId="3FDAE0AE"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FFFFFF"/>
                <w:sz w:val="20"/>
                <w:szCs w:val="20"/>
              </w:rPr>
              <w:t>Terminal n (%)</w:t>
            </w:r>
          </w:p>
        </w:tc>
        <w:tc>
          <w:tcPr>
            <w:tcW w:w="867" w:type="pct"/>
            <w:shd w:val="clear" w:color="auto" w:fill="2F5496"/>
            <w:vAlign w:val="center"/>
          </w:tcPr>
          <w:p w:rsidRPr="002548D5" w:rsidR="0052058A" w:rsidP="00052A27" w:rsidRDefault="0052058A" w14:paraId="4AEA5C09"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FFFFFF"/>
                <w:sz w:val="20"/>
                <w:szCs w:val="20"/>
              </w:rPr>
              <w:t>Foliage n (%)</w:t>
            </w:r>
          </w:p>
        </w:tc>
        <w:tc>
          <w:tcPr>
            <w:tcW w:w="867" w:type="pct"/>
            <w:shd w:val="clear" w:color="auto" w:fill="2F5496"/>
            <w:vAlign w:val="center"/>
          </w:tcPr>
          <w:p w:rsidRPr="002548D5" w:rsidR="0052058A" w:rsidP="00052A27" w:rsidRDefault="0052058A" w14:paraId="1BD9A388"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FFFFFF"/>
                <w:sz w:val="20"/>
                <w:szCs w:val="20"/>
              </w:rPr>
              <w:t>Stem n (%)</w:t>
            </w:r>
          </w:p>
        </w:tc>
      </w:tr>
      <w:tr w:rsidRPr="002548D5" w:rsidR="0052058A" w:rsidTr="00D5055F" w14:paraId="624C6B1B" w14:textId="77777777">
        <w:tc>
          <w:tcPr>
            <w:tcW w:w="0" w:type="auto"/>
            <w:vAlign w:val="center"/>
          </w:tcPr>
          <w:p w:rsidRPr="002548D5" w:rsidR="0052058A" w:rsidP="00052A27" w:rsidRDefault="0052058A" w14:paraId="0A488D69"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Picea abies</w:t>
            </w:r>
          </w:p>
        </w:tc>
        <w:tc>
          <w:tcPr>
            <w:tcW w:w="0" w:type="auto"/>
            <w:vAlign w:val="center"/>
          </w:tcPr>
          <w:p w:rsidRPr="002548D5" w:rsidR="0052058A" w:rsidP="00052A27" w:rsidRDefault="0052058A" w14:paraId="1C65B31D"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820</w:t>
            </w:r>
          </w:p>
        </w:tc>
        <w:tc>
          <w:tcPr>
            <w:tcW w:w="0" w:type="auto"/>
            <w:vAlign w:val="center"/>
          </w:tcPr>
          <w:p w:rsidRPr="002548D5" w:rsidR="0052058A" w:rsidP="00052A27" w:rsidRDefault="0052058A" w14:paraId="04951B55" w14:textId="3B7BDDD8">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152 (18.5 %)</w:t>
            </w:r>
          </w:p>
        </w:tc>
        <w:tc>
          <w:tcPr>
            <w:tcW w:w="0" w:type="auto"/>
            <w:vAlign w:val="center"/>
          </w:tcPr>
          <w:p w:rsidRPr="002548D5" w:rsidR="0052058A" w:rsidP="00052A27" w:rsidRDefault="0052058A" w14:paraId="67463D68" w14:textId="6CE6CB3B">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33 (4.0 %)</w:t>
            </w:r>
          </w:p>
        </w:tc>
        <w:tc>
          <w:tcPr>
            <w:tcW w:w="0" w:type="auto"/>
            <w:vAlign w:val="center"/>
          </w:tcPr>
          <w:p w:rsidRPr="002548D5" w:rsidR="0052058A" w:rsidP="00052A27" w:rsidRDefault="0052058A" w14:paraId="0CAE9B19" w14:textId="6D588B63">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93 (11.3 %)</w:t>
            </w:r>
          </w:p>
        </w:tc>
        <w:tc>
          <w:tcPr>
            <w:tcW w:w="0" w:type="auto"/>
            <w:vAlign w:val="center"/>
          </w:tcPr>
          <w:p w:rsidRPr="002548D5" w:rsidR="0052058A" w:rsidP="00052A27" w:rsidRDefault="0052058A" w14:paraId="2180B92B" w14:textId="30DE9E2D">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28 (3.4 %)</w:t>
            </w:r>
          </w:p>
        </w:tc>
      </w:tr>
      <w:tr w:rsidRPr="002548D5" w:rsidR="0052058A" w:rsidTr="00D5055F" w14:paraId="16679E01" w14:textId="77777777">
        <w:tc>
          <w:tcPr>
            <w:tcW w:w="0" w:type="auto"/>
            <w:vAlign w:val="center"/>
          </w:tcPr>
          <w:p w:rsidRPr="002548D5" w:rsidR="0052058A" w:rsidP="00052A27" w:rsidRDefault="0052058A" w14:paraId="28B5C566"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Betula spp.</w:t>
            </w:r>
          </w:p>
        </w:tc>
        <w:tc>
          <w:tcPr>
            <w:tcW w:w="0" w:type="auto"/>
            <w:vAlign w:val="center"/>
          </w:tcPr>
          <w:p w:rsidRPr="002548D5" w:rsidR="0052058A" w:rsidP="00052A27" w:rsidRDefault="0052058A" w14:paraId="6062A4AE"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512</w:t>
            </w:r>
          </w:p>
        </w:tc>
        <w:tc>
          <w:tcPr>
            <w:tcW w:w="0" w:type="auto"/>
            <w:vAlign w:val="center"/>
          </w:tcPr>
          <w:p w:rsidRPr="002548D5" w:rsidR="0052058A" w:rsidP="00052A27" w:rsidRDefault="0052058A" w14:paraId="4354A41E" w14:textId="19FA8522">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98 (19.1 %)</w:t>
            </w:r>
          </w:p>
        </w:tc>
        <w:tc>
          <w:tcPr>
            <w:tcW w:w="0" w:type="auto"/>
            <w:vAlign w:val="center"/>
          </w:tcPr>
          <w:p w:rsidRPr="002548D5" w:rsidR="0052058A" w:rsidP="00052A27" w:rsidRDefault="0052058A" w14:paraId="2128E4DF" w14:textId="6D0F925D">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4 (0.8 %)</w:t>
            </w:r>
          </w:p>
        </w:tc>
        <w:tc>
          <w:tcPr>
            <w:tcW w:w="0" w:type="auto"/>
            <w:vAlign w:val="center"/>
          </w:tcPr>
          <w:p w:rsidRPr="002548D5" w:rsidR="0052058A" w:rsidP="00052A27" w:rsidRDefault="0052058A" w14:paraId="38E10DE9" w14:textId="78E84AAD">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74 (14.5 %)</w:t>
            </w:r>
          </w:p>
        </w:tc>
        <w:tc>
          <w:tcPr>
            <w:tcW w:w="0" w:type="auto"/>
            <w:vAlign w:val="center"/>
          </w:tcPr>
          <w:p w:rsidRPr="002548D5" w:rsidR="0052058A" w:rsidP="00052A27" w:rsidRDefault="0052058A" w14:paraId="2CDF87C0" w14:textId="6766F02C">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26 (5.1 %)</w:t>
            </w:r>
          </w:p>
        </w:tc>
      </w:tr>
      <w:tr w:rsidRPr="002548D5" w:rsidR="0052058A" w:rsidTr="00D5055F" w14:paraId="664C49B6" w14:textId="77777777">
        <w:tc>
          <w:tcPr>
            <w:tcW w:w="0" w:type="auto"/>
            <w:vAlign w:val="center"/>
          </w:tcPr>
          <w:p w:rsidRPr="002548D5" w:rsidR="0052058A" w:rsidP="00052A27" w:rsidRDefault="0052058A" w14:paraId="20254A42"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Pinus sylvestris</w:t>
            </w:r>
          </w:p>
        </w:tc>
        <w:tc>
          <w:tcPr>
            <w:tcW w:w="0" w:type="auto"/>
            <w:vAlign w:val="center"/>
          </w:tcPr>
          <w:p w:rsidRPr="002548D5" w:rsidR="0052058A" w:rsidP="00052A27" w:rsidRDefault="0052058A" w14:paraId="519E7ACD"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424</w:t>
            </w:r>
          </w:p>
        </w:tc>
        <w:tc>
          <w:tcPr>
            <w:tcW w:w="0" w:type="auto"/>
            <w:vAlign w:val="center"/>
          </w:tcPr>
          <w:p w:rsidRPr="002548D5" w:rsidR="0052058A" w:rsidP="00052A27" w:rsidRDefault="0052058A" w14:paraId="47D9E67C" w14:textId="3AD21EC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104 (24.5 %)</w:t>
            </w:r>
          </w:p>
        </w:tc>
        <w:tc>
          <w:tcPr>
            <w:tcW w:w="0" w:type="auto"/>
            <w:vAlign w:val="center"/>
          </w:tcPr>
          <w:p w:rsidRPr="002548D5" w:rsidR="0052058A" w:rsidP="00052A27" w:rsidRDefault="0052058A" w14:paraId="0D6BFEFD" w14:textId="096EE469">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7 (1.7 %)</w:t>
            </w:r>
          </w:p>
        </w:tc>
        <w:tc>
          <w:tcPr>
            <w:tcW w:w="0" w:type="auto"/>
            <w:vAlign w:val="center"/>
          </w:tcPr>
          <w:p w:rsidRPr="002548D5" w:rsidR="0052058A" w:rsidP="00052A27" w:rsidRDefault="0052058A" w14:paraId="0321DE85" w14:textId="0285B67A">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87 (20.5 %)</w:t>
            </w:r>
          </w:p>
        </w:tc>
        <w:tc>
          <w:tcPr>
            <w:tcW w:w="0" w:type="auto"/>
            <w:vAlign w:val="center"/>
          </w:tcPr>
          <w:p w:rsidRPr="002548D5" w:rsidR="0052058A" w:rsidP="00052A27" w:rsidRDefault="0052058A" w14:paraId="4562470B" w14:textId="7318C14A">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11 (2.6 %)</w:t>
            </w:r>
          </w:p>
        </w:tc>
      </w:tr>
      <w:tr w:rsidRPr="002548D5" w:rsidR="0052058A" w:rsidTr="00D5055F" w14:paraId="2E41A889" w14:textId="77777777">
        <w:tc>
          <w:tcPr>
            <w:tcW w:w="0" w:type="auto"/>
            <w:vAlign w:val="center"/>
          </w:tcPr>
          <w:p w:rsidRPr="002548D5" w:rsidR="0052058A" w:rsidP="00052A27" w:rsidRDefault="0052058A" w14:paraId="17B4BE5C"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lastRenderedPageBreak/>
              <w:t>Quercus spp.</w:t>
            </w:r>
          </w:p>
        </w:tc>
        <w:tc>
          <w:tcPr>
            <w:tcW w:w="0" w:type="auto"/>
            <w:vAlign w:val="center"/>
          </w:tcPr>
          <w:p w:rsidRPr="002548D5" w:rsidR="0052058A" w:rsidP="00052A27" w:rsidRDefault="0052058A" w14:paraId="0BF790D6"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286</w:t>
            </w:r>
          </w:p>
        </w:tc>
        <w:tc>
          <w:tcPr>
            <w:tcW w:w="0" w:type="auto"/>
            <w:vAlign w:val="center"/>
          </w:tcPr>
          <w:p w:rsidRPr="002548D5" w:rsidR="0052058A" w:rsidP="00052A27" w:rsidRDefault="0052058A" w14:paraId="337C2B2C" w14:textId="29F37F54">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125 (43.7 %)</w:t>
            </w:r>
          </w:p>
        </w:tc>
        <w:tc>
          <w:tcPr>
            <w:tcW w:w="0" w:type="auto"/>
            <w:vAlign w:val="center"/>
          </w:tcPr>
          <w:p w:rsidRPr="002548D5" w:rsidR="0052058A" w:rsidP="00052A27" w:rsidRDefault="0052058A" w14:paraId="3D911120" w14:textId="7E3D55E6">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36 (12.6 %)</w:t>
            </w:r>
          </w:p>
        </w:tc>
        <w:tc>
          <w:tcPr>
            <w:tcW w:w="0" w:type="auto"/>
            <w:vAlign w:val="center"/>
          </w:tcPr>
          <w:p w:rsidRPr="002548D5" w:rsidR="0052058A" w:rsidP="00052A27" w:rsidRDefault="0052058A" w14:paraId="014ABFD0" w14:textId="5EB621E3">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84 (29.4 %)</w:t>
            </w:r>
          </w:p>
        </w:tc>
        <w:tc>
          <w:tcPr>
            <w:tcW w:w="0" w:type="auto"/>
            <w:vAlign w:val="center"/>
          </w:tcPr>
          <w:p w:rsidRPr="002548D5" w:rsidR="0052058A" w:rsidP="00052A27" w:rsidRDefault="0052058A" w14:paraId="2BAD311B" w14:textId="17BC3703">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5 (1.7 %)</w:t>
            </w:r>
          </w:p>
        </w:tc>
      </w:tr>
      <w:tr w:rsidRPr="002548D5" w:rsidR="0052058A" w:rsidTr="00D5055F" w14:paraId="43454B0F" w14:textId="77777777">
        <w:tc>
          <w:tcPr>
            <w:tcW w:w="0" w:type="auto"/>
            <w:vAlign w:val="center"/>
          </w:tcPr>
          <w:p w:rsidRPr="002548D5" w:rsidR="0052058A" w:rsidP="00052A27" w:rsidRDefault="0052058A" w14:paraId="27EB58F0"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Fagus sylvatica</w:t>
            </w:r>
          </w:p>
        </w:tc>
        <w:tc>
          <w:tcPr>
            <w:tcW w:w="0" w:type="auto"/>
            <w:vAlign w:val="center"/>
          </w:tcPr>
          <w:p w:rsidRPr="002548D5" w:rsidR="0052058A" w:rsidP="00052A27" w:rsidRDefault="0052058A" w14:paraId="0ABFC41F"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242</w:t>
            </w:r>
          </w:p>
        </w:tc>
        <w:tc>
          <w:tcPr>
            <w:tcW w:w="0" w:type="auto"/>
            <w:vAlign w:val="center"/>
          </w:tcPr>
          <w:p w:rsidRPr="002548D5" w:rsidR="0052058A" w:rsidP="00052A27" w:rsidRDefault="0052058A" w14:paraId="79D39BAF" w14:textId="7D68747B">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116 (47.9 %)</w:t>
            </w:r>
          </w:p>
        </w:tc>
        <w:tc>
          <w:tcPr>
            <w:tcW w:w="0" w:type="auto"/>
            <w:vAlign w:val="center"/>
          </w:tcPr>
          <w:p w:rsidRPr="002548D5" w:rsidR="0052058A" w:rsidP="00052A27" w:rsidRDefault="0052058A" w14:paraId="46087688" w14:textId="12155CE2">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23 (9.5 %)</w:t>
            </w:r>
          </w:p>
        </w:tc>
        <w:tc>
          <w:tcPr>
            <w:tcW w:w="0" w:type="auto"/>
            <w:vAlign w:val="center"/>
          </w:tcPr>
          <w:p w:rsidRPr="002548D5" w:rsidR="0052058A" w:rsidP="00052A27" w:rsidRDefault="0052058A" w14:paraId="4DB81B7E" w14:textId="0C3EEAD2">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87 (36.0 %)</w:t>
            </w:r>
          </w:p>
        </w:tc>
        <w:tc>
          <w:tcPr>
            <w:tcW w:w="0" w:type="auto"/>
            <w:vAlign w:val="center"/>
          </w:tcPr>
          <w:p w:rsidRPr="002548D5" w:rsidR="0052058A" w:rsidP="00052A27" w:rsidRDefault="0052058A" w14:paraId="2B0393AE" w14:textId="2A971CC6">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8 (3.3 %)</w:t>
            </w:r>
          </w:p>
        </w:tc>
      </w:tr>
      <w:tr w:rsidRPr="002548D5" w:rsidR="0052058A" w:rsidTr="00D5055F" w14:paraId="2FB706B3" w14:textId="77777777">
        <w:tc>
          <w:tcPr>
            <w:tcW w:w="0" w:type="auto"/>
            <w:vAlign w:val="center"/>
          </w:tcPr>
          <w:p w:rsidRPr="002548D5" w:rsidR="0052058A" w:rsidP="00052A27" w:rsidRDefault="0052058A" w14:paraId="545D57EA"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Other conifers</w:t>
            </w:r>
          </w:p>
        </w:tc>
        <w:tc>
          <w:tcPr>
            <w:tcW w:w="0" w:type="auto"/>
            <w:vAlign w:val="center"/>
          </w:tcPr>
          <w:p w:rsidRPr="002548D5" w:rsidR="0052058A" w:rsidP="00052A27" w:rsidRDefault="0052058A" w14:paraId="1C028134"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210</w:t>
            </w:r>
          </w:p>
        </w:tc>
        <w:tc>
          <w:tcPr>
            <w:tcW w:w="0" w:type="auto"/>
            <w:vAlign w:val="center"/>
          </w:tcPr>
          <w:p w:rsidRPr="002548D5" w:rsidR="0052058A" w:rsidP="00052A27" w:rsidRDefault="0052058A" w14:paraId="27236F86" w14:textId="2B499104">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68 (32.4 %)</w:t>
            </w:r>
          </w:p>
        </w:tc>
        <w:tc>
          <w:tcPr>
            <w:tcW w:w="0" w:type="auto"/>
            <w:vAlign w:val="center"/>
          </w:tcPr>
          <w:p w:rsidRPr="002548D5" w:rsidR="0052058A" w:rsidP="00052A27" w:rsidRDefault="0052058A" w14:paraId="157A3409" w14:textId="5898F52F">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18 (8.6 %)</w:t>
            </w:r>
          </w:p>
        </w:tc>
        <w:tc>
          <w:tcPr>
            <w:tcW w:w="0" w:type="auto"/>
            <w:vAlign w:val="center"/>
          </w:tcPr>
          <w:p w:rsidRPr="002548D5" w:rsidR="0052058A" w:rsidP="00052A27" w:rsidRDefault="0052058A" w14:paraId="0C2AF445" w14:textId="64C32D3D">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39 (18.6 %)</w:t>
            </w:r>
          </w:p>
        </w:tc>
        <w:tc>
          <w:tcPr>
            <w:tcW w:w="0" w:type="auto"/>
            <w:vAlign w:val="center"/>
          </w:tcPr>
          <w:p w:rsidRPr="002548D5" w:rsidR="0052058A" w:rsidP="00052A27" w:rsidRDefault="0052058A" w14:paraId="66E9BAFA" w14:textId="023791A1">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17 (8.1 %)</w:t>
            </w:r>
          </w:p>
        </w:tc>
      </w:tr>
      <w:tr w:rsidRPr="002548D5" w:rsidR="0052058A" w:rsidTr="00D5055F" w14:paraId="2523247D" w14:textId="77777777">
        <w:tc>
          <w:tcPr>
            <w:tcW w:w="0" w:type="auto"/>
            <w:vAlign w:val="center"/>
          </w:tcPr>
          <w:p w:rsidRPr="002548D5" w:rsidR="0052058A" w:rsidP="00052A27" w:rsidRDefault="0052058A" w14:paraId="1B88E0DD"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Softwood broadleaves</w:t>
            </w:r>
          </w:p>
        </w:tc>
        <w:tc>
          <w:tcPr>
            <w:tcW w:w="0" w:type="auto"/>
            <w:vAlign w:val="center"/>
          </w:tcPr>
          <w:p w:rsidRPr="002548D5" w:rsidR="0052058A" w:rsidP="00052A27" w:rsidRDefault="0052058A" w14:paraId="6D273DF9"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165</w:t>
            </w:r>
          </w:p>
        </w:tc>
        <w:tc>
          <w:tcPr>
            <w:tcW w:w="0" w:type="auto"/>
            <w:vAlign w:val="center"/>
          </w:tcPr>
          <w:p w:rsidRPr="002548D5" w:rsidR="0052058A" w:rsidP="00052A27" w:rsidRDefault="0052058A" w14:paraId="1581626F" w14:textId="404D0385">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41 (24.8 %)</w:t>
            </w:r>
          </w:p>
        </w:tc>
        <w:tc>
          <w:tcPr>
            <w:tcW w:w="0" w:type="auto"/>
            <w:vAlign w:val="center"/>
          </w:tcPr>
          <w:p w:rsidRPr="002548D5" w:rsidR="0052058A" w:rsidP="00052A27" w:rsidRDefault="0052058A" w14:paraId="1FAA023C" w14:textId="7F02F6EB">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20 (12.1 %)</w:t>
            </w:r>
          </w:p>
        </w:tc>
        <w:tc>
          <w:tcPr>
            <w:tcW w:w="0" w:type="auto"/>
            <w:vAlign w:val="center"/>
          </w:tcPr>
          <w:p w:rsidRPr="002548D5" w:rsidR="0052058A" w:rsidP="00052A27" w:rsidRDefault="0052058A" w14:paraId="58247D54" w14:textId="2EAB6AC8">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12 (7.3 %)</w:t>
            </w:r>
          </w:p>
        </w:tc>
        <w:tc>
          <w:tcPr>
            <w:tcW w:w="0" w:type="auto"/>
            <w:vAlign w:val="center"/>
          </w:tcPr>
          <w:p w:rsidRPr="002548D5" w:rsidR="0052058A" w:rsidP="00052A27" w:rsidRDefault="0052058A" w14:paraId="0AE8EEF0" w14:textId="28DA7BB9">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10 (6.1 %)</w:t>
            </w:r>
          </w:p>
        </w:tc>
      </w:tr>
      <w:tr w:rsidRPr="002548D5" w:rsidR="0052058A" w:rsidTr="00D5055F" w14:paraId="4005C46E" w14:textId="77777777">
        <w:tc>
          <w:tcPr>
            <w:tcW w:w="0" w:type="auto"/>
            <w:vAlign w:val="center"/>
          </w:tcPr>
          <w:p w:rsidRPr="002548D5" w:rsidR="0052058A" w:rsidP="00052A27" w:rsidRDefault="0052058A" w14:paraId="503B84D5"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Hardwood broadleaves</w:t>
            </w:r>
          </w:p>
        </w:tc>
        <w:tc>
          <w:tcPr>
            <w:tcW w:w="0" w:type="auto"/>
            <w:vAlign w:val="center"/>
          </w:tcPr>
          <w:p w:rsidRPr="002548D5" w:rsidR="0052058A" w:rsidP="00052A27" w:rsidRDefault="0052058A" w14:paraId="1663CCC7"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117</w:t>
            </w:r>
          </w:p>
        </w:tc>
        <w:tc>
          <w:tcPr>
            <w:tcW w:w="0" w:type="auto"/>
            <w:vAlign w:val="center"/>
          </w:tcPr>
          <w:p w:rsidRPr="002548D5" w:rsidR="0052058A" w:rsidP="00052A27" w:rsidRDefault="0052058A" w14:paraId="0DB3A944" w14:textId="658CE094">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39 (33.3 %)</w:t>
            </w:r>
          </w:p>
        </w:tc>
        <w:tc>
          <w:tcPr>
            <w:tcW w:w="0" w:type="auto"/>
            <w:vAlign w:val="center"/>
          </w:tcPr>
          <w:p w:rsidRPr="002548D5" w:rsidR="0052058A" w:rsidP="00052A27" w:rsidRDefault="0052058A" w14:paraId="4071474E" w14:textId="2FC79653">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8 (6.8 %)</w:t>
            </w:r>
          </w:p>
        </w:tc>
        <w:tc>
          <w:tcPr>
            <w:tcW w:w="0" w:type="auto"/>
            <w:vAlign w:val="center"/>
          </w:tcPr>
          <w:p w:rsidRPr="002548D5" w:rsidR="0052058A" w:rsidP="00052A27" w:rsidRDefault="0052058A" w14:paraId="54C95E9D" w14:textId="012C4A89">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25 (21.4 %)</w:t>
            </w:r>
          </w:p>
        </w:tc>
        <w:tc>
          <w:tcPr>
            <w:tcW w:w="0" w:type="auto"/>
            <w:vAlign w:val="center"/>
          </w:tcPr>
          <w:p w:rsidRPr="002548D5" w:rsidR="0052058A" w:rsidP="00052A27" w:rsidRDefault="0052058A" w14:paraId="4C3FA0B9" w14:textId="60C91E75">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6 (5.1 %)</w:t>
            </w:r>
          </w:p>
        </w:tc>
      </w:tr>
      <w:tr w:rsidRPr="002548D5" w:rsidR="0052058A" w:rsidTr="00D5055F" w14:paraId="54DD478D" w14:textId="77777777">
        <w:tc>
          <w:tcPr>
            <w:tcW w:w="0" w:type="auto"/>
            <w:vAlign w:val="center"/>
          </w:tcPr>
          <w:p w:rsidRPr="002548D5" w:rsidR="0052058A" w:rsidP="00052A27" w:rsidRDefault="0052058A" w14:paraId="384D8707"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Salix caprea</w:t>
            </w:r>
          </w:p>
        </w:tc>
        <w:tc>
          <w:tcPr>
            <w:tcW w:w="0" w:type="auto"/>
            <w:vAlign w:val="center"/>
          </w:tcPr>
          <w:p w:rsidRPr="002548D5" w:rsidR="0052058A" w:rsidP="00052A27" w:rsidRDefault="0052058A" w14:paraId="1141F3EF"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109</w:t>
            </w:r>
          </w:p>
        </w:tc>
        <w:tc>
          <w:tcPr>
            <w:tcW w:w="0" w:type="auto"/>
            <w:vAlign w:val="center"/>
          </w:tcPr>
          <w:p w:rsidRPr="002548D5" w:rsidR="0052058A" w:rsidP="00052A27" w:rsidRDefault="0052058A" w14:paraId="2A37C9E1" w14:textId="689070BE">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5 (4.6 %)</w:t>
            </w:r>
          </w:p>
        </w:tc>
        <w:tc>
          <w:tcPr>
            <w:tcW w:w="0" w:type="auto"/>
            <w:vAlign w:val="center"/>
          </w:tcPr>
          <w:p w:rsidRPr="002548D5" w:rsidR="0052058A" w:rsidP="00052A27" w:rsidRDefault="0052058A" w14:paraId="39487D1A" w14:textId="16DEB8DC">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 (1.8 %)</w:t>
            </w:r>
          </w:p>
        </w:tc>
        <w:tc>
          <w:tcPr>
            <w:tcW w:w="0" w:type="auto"/>
            <w:vAlign w:val="center"/>
          </w:tcPr>
          <w:p w:rsidRPr="002548D5" w:rsidR="0052058A" w:rsidP="00052A27" w:rsidRDefault="0052058A" w14:paraId="2CF42969" w14:textId="330DBB7E">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 xml:space="preserve">0 </w:t>
            </w:r>
          </w:p>
        </w:tc>
        <w:tc>
          <w:tcPr>
            <w:tcW w:w="0" w:type="auto"/>
            <w:vAlign w:val="center"/>
          </w:tcPr>
          <w:p w:rsidRPr="002548D5" w:rsidR="0052058A" w:rsidP="00052A27" w:rsidRDefault="0052058A" w14:paraId="2DE56841" w14:textId="1EA24C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3 (2.8 %)</w:t>
            </w:r>
          </w:p>
        </w:tc>
      </w:tr>
      <w:tr w:rsidRPr="002548D5" w:rsidR="0052058A" w:rsidTr="00D5055F" w14:paraId="57980D8B" w14:textId="77777777">
        <w:tc>
          <w:tcPr>
            <w:tcW w:w="0" w:type="auto"/>
            <w:vAlign w:val="center"/>
          </w:tcPr>
          <w:p w:rsidRPr="002548D5" w:rsidR="0052058A" w:rsidP="00052A27" w:rsidRDefault="0052058A" w14:paraId="480EC011" w14:textId="77777777">
            <w:pPr>
              <w:spacing w:line="360" w:lineRule="auto"/>
              <w:rPr>
                <w:rFonts w:ascii="Times New Roman" w:hAnsi="Times New Roman" w:cs="Times New Roman"/>
              </w:rPr>
            </w:pPr>
            <w:r w:rsidRPr="002548D5">
              <w:rPr>
                <w:rFonts w:ascii="Times New Roman" w:hAnsi="Times New Roman" w:eastAsia="Times New Roman" w:cs="Times New Roman"/>
                <w:i/>
                <w:iCs/>
                <w:color w:val="000000"/>
                <w:sz w:val="20"/>
                <w:szCs w:val="20"/>
              </w:rPr>
              <w:t>Sorbus aucuparia</w:t>
            </w:r>
          </w:p>
        </w:tc>
        <w:tc>
          <w:tcPr>
            <w:tcW w:w="0" w:type="auto"/>
            <w:vAlign w:val="center"/>
          </w:tcPr>
          <w:p w:rsidRPr="002548D5" w:rsidR="0052058A" w:rsidP="00052A27" w:rsidRDefault="0052058A" w14:paraId="78EB2FD4" w14:textId="7777777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101</w:t>
            </w:r>
          </w:p>
        </w:tc>
        <w:tc>
          <w:tcPr>
            <w:tcW w:w="0" w:type="auto"/>
            <w:vAlign w:val="center"/>
          </w:tcPr>
          <w:p w:rsidRPr="002548D5" w:rsidR="0052058A" w:rsidP="00052A27" w:rsidRDefault="0052058A" w14:paraId="7196C82E" w14:textId="08422735">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36 (35.6 %)</w:t>
            </w:r>
          </w:p>
        </w:tc>
        <w:tc>
          <w:tcPr>
            <w:tcW w:w="0" w:type="auto"/>
            <w:vAlign w:val="center"/>
          </w:tcPr>
          <w:p w:rsidRPr="002548D5" w:rsidR="0052058A" w:rsidP="00052A27" w:rsidRDefault="0052058A" w14:paraId="408A89C4" w14:textId="79668711">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21 (20.8 %)</w:t>
            </w:r>
          </w:p>
        </w:tc>
        <w:tc>
          <w:tcPr>
            <w:tcW w:w="0" w:type="auto"/>
            <w:vAlign w:val="center"/>
          </w:tcPr>
          <w:p w:rsidRPr="002548D5" w:rsidR="0052058A" w:rsidP="00052A27" w:rsidRDefault="0052058A" w14:paraId="1DD40430" w14:textId="60157A9D">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 xml:space="preserve">0 </w:t>
            </w:r>
          </w:p>
        </w:tc>
        <w:tc>
          <w:tcPr>
            <w:tcW w:w="0" w:type="auto"/>
            <w:vAlign w:val="center"/>
          </w:tcPr>
          <w:p w:rsidRPr="002548D5" w:rsidR="0052058A" w:rsidP="00052A27" w:rsidRDefault="0052058A" w14:paraId="69B17310" w14:textId="535C4287">
            <w:pPr>
              <w:spacing w:line="360" w:lineRule="auto"/>
              <w:jc w:val="center"/>
              <w:rPr>
                <w:rFonts w:ascii="Times New Roman" w:hAnsi="Times New Roman" w:cs="Times New Roman"/>
              </w:rPr>
            </w:pPr>
            <w:r w:rsidRPr="002548D5">
              <w:rPr>
                <w:rFonts w:ascii="Times New Roman" w:hAnsi="Times New Roman" w:eastAsia="Times New Roman" w:cs="Times New Roman"/>
                <w:color w:val="000000"/>
                <w:sz w:val="20"/>
                <w:szCs w:val="20"/>
              </w:rPr>
              <w:t>15 (14.9 %)</w:t>
            </w:r>
          </w:p>
        </w:tc>
      </w:tr>
      <w:tr w:rsidRPr="002548D5" w:rsidR="0052058A" w:rsidTr="00D5055F" w14:paraId="06394CCA" w14:textId="77777777">
        <w:tc>
          <w:tcPr>
            <w:tcW w:w="0" w:type="auto"/>
            <w:shd w:val="clear" w:color="auto" w:fill="D9E2F3"/>
            <w:vAlign w:val="center"/>
          </w:tcPr>
          <w:p w:rsidRPr="002548D5" w:rsidR="0052058A" w:rsidP="00052A27" w:rsidRDefault="0052058A" w14:paraId="7F4C7A70" w14:textId="77777777">
            <w:pPr>
              <w:spacing w:line="360" w:lineRule="auto"/>
              <w:rPr>
                <w:rFonts w:ascii="Times New Roman" w:hAnsi="Times New Roman" w:cs="Times New Roman"/>
              </w:rPr>
            </w:pPr>
            <w:r w:rsidRPr="002548D5">
              <w:rPr>
                <w:rFonts w:ascii="Times New Roman" w:hAnsi="Times New Roman" w:eastAsia="Times New Roman" w:cs="Times New Roman"/>
                <w:b/>
                <w:bCs/>
                <w:color w:val="000000"/>
                <w:sz w:val="20"/>
                <w:szCs w:val="20"/>
              </w:rPr>
              <w:t>Total</w:t>
            </w:r>
          </w:p>
        </w:tc>
        <w:tc>
          <w:tcPr>
            <w:tcW w:w="0" w:type="auto"/>
            <w:shd w:val="clear" w:color="auto" w:fill="D9E2F3"/>
            <w:vAlign w:val="center"/>
          </w:tcPr>
          <w:p w:rsidRPr="002548D5" w:rsidR="0052058A" w:rsidP="00052A27" w:rsidRDefault="0052058A" w14:paraId="34021EF0"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000000"/>
                <w:sz w:val="20"/>
                <w:szCs w:val="20"/>
              </w:rPr>
              <w:t>2986</w:t>
            </w:r>
          </w:p>
        </w:tc>
        <w:tc>
          <w:tcPr>
            <w:tcW w:w="0" w:type="auto"/>
            <w:shd w:val="clear" w:color="auto" w:fill="D9E2F3"/>
            <w:vAlign w:val="center"/>
          </w:tcPr>
          <w:p w:rsidRPr="002548D5" w:rsidR="0052058A" w:rsidP="00052A27" w:rsidRDefault="0052058A" w14:paraId="5069A797"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000000"/>
                <w:sz w:val="20"/>
                <w:szCs w:val="20"/>
              </w:rPr>
              <w:t>784 (26.</w:t>
            </w:r>
            <w:r w:rsidRPr="002548D5">
              <w:rPr>
                <w:rFonts w:ascii="Times New Roman" w:hAnsi="Times New Roman" w:cs="Times New Roman"/>
                <w:b/>
                <w:bCs/>
                <w:color w:val="000000"/>
              </w:rPr>
              <w:t>2</w:t>
            </w:r>
            <w:r w:rsidRPr="002548D5">
              <w:rPr>
                <w:rFonts w:ascii="Times New Roman" w:hAnsi="Times New Roman" w:eastAsia="Times New Roman" w:cs="Times New Roman"/>
                <w:b/>
                <w:bCs/>
                <w:color w:val="000000"/>
                <w:sz w:val="20"/>
                <w:szCs w:val="20"/>
              </w:rPr>
              <w:t>%)</w:t>
            </w:r>
          </w:p>
        </w:tc>
        <w:tc>
          <w:tcPr>
            <w:tcW w:w="0" w:type="auto"/>
            <w:shd w:val="clear" w:color="auto" w:fill="D9E2F3"/>
            <w:vAlign w:val="center"/>
          </w:tcPr>
          <w:p w:rsidRPr="002548D5" w:rsidR="0052058A" w:rsidP="00052A27" w:rsidRDefault="0052058A" w14:paraId="004F33DC"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000000"/>
                <w:sz w:val="20"/>
                <w:szCs w:val="20"/>
              </w:rPr>
              <w:t>172 (5.8%)</w:t>
            </w:r>
          </w:p>
        </w:tc>
        <w:tc>
          <w:tcPr>
            <w:tcW w:w="0" w:type="auto"/>
            <w:shd w:val="clear" w:color="auto" w:fill="D9E2F3"/>
            <w:vAlign w:val="center"/>
          </w:tcPr>
          <w:p w:rsidRPr="002548D5" w:rsidR="0052058A" w:rsidP="00052A27" w:rsidRDefault="0052058A" w14:paraId="798536E4"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000000"/>
                <w:sz w:val="20"/>
                <w:szCs w:val="20"/>
              </w:rPr>
              <w:t>501 (16.8%)</w:t>
            </w:r>
          </w:p>
        </w:tc>
        <w:tc>
          <w:tcPr>
            <w:tcW w:w="0" w:type="auto"/>
            <w:shd w:val="clear" w:color="auto" w:fill="D9E2F3"/>
            <w:vAlign w:val="center"/>
          </w:tcPr>
          <w:p w:rsidRPr="002548D5" w:rsidR="0052058A" w:rsidP="00052A27" w:rsidRDefault="0052058A" w14:paraId="0697BCF9" w14:textId="77777777">
            <w:pPr>
              <w:spacing w:line="360" w:lineRule="auto"/>
              <w:jc w:val="center"/>
              <w:rPr>
                <w:rFonts w:ascii="Times New Roman" w:hAnsi="Times New Roman" w:cs="Times New Roman"/>
              </w:rPr>
            </w:pPr>
            <w:r w:rsidRPr="002548D5">
              <w:rPr>
                <w:rFonts w:ascii="Times New Roman" w:hAnsi="Times New Roman" w:eastAsia="Times New Roman" w:cs="Times New Roman"/>
                <w:b/>
                <w:bCs/>
                <w:color w:val="000000"/>
                <w:sz w:val="20"/>
                <w:szCs w:val="20"/>
              </w:rPr>
              <w:t>129 (4.3%)</w:t>
            </w:r>
          </w:p>
        </w:tc>
      </w:tr>
    </w:tbl>
    <w:p w:rsidR="00052A27" w:rsidP="00052A27" w:rsidRDefault="00052A27" w14:paraId="363B2BAC" w14:textId="77777777">
      <w:pPr>
        <w:spacing w:after="300" w:line="360" w:lineRule="auto"/>
      </w:pPr>
      <w:r>
        <w:rPr>
          <w:rFonts w:ascii="Times New Roman" w:hAnsi="Times New Roman" w:eastAsia="Times New Roman" w:cs="Times New Roman"/>
          <w:i/>
          <w:iCs/>
          <w:sz w:val="20"/>
          <w:szCs w:val="20"/>
        </w:rPr>
        <w:t>Note: N = total number of individuals per species. “Any damage” indicates individuals damaged by at least one cause or damage type (terminal, foliage, or stem); values do not equal the sum of the three type-specific columns due to overlapping damage types on the same individual. Percentages are calculated relative to the total number of individuals (N) for each species. Two individuals with an unassigned species code were excluded from this summary (N = 2986 of 2988 total).</w:t>
      </w:r>
    </w:p>
    <w:p w:rsidRPr="00052A27" w:rsidR="00E268A8" w:rsidP="00052A27" w:rsidRDefault="00052A27" w14:paraId="7DE909FE" w14:textId="6D764BE9">
      <w:pPr>
        <w:spacing w:before="100" w:after="300" w:line="360" w:lineRule="auto"/>
      </w:pPr>
      <w:r>
        <w:rPr>
          <w:rFonts w:ascii="Times New Roman" w:hAnsi="Times New Roman" w:eastAsia="Times New Roman" w:cs="Times New Roman"/>
          <w:i/>
          <w:iCs/>
          <w:sz w:val="22"/>
          <w:szCs w:val="22"/>
        </w:rPr>
        <w:t>Table 1. Number and percentage of damaged individuals by tree species and damage type.</w:t>
      </w:r>
    </w:p>
    <w:p w:rsidRPr="002548D5" w:rsidR="00E268A8" w:rsidP="00052A27" w:rsidRDefault="02A49A47" w14:paraId="46116E8E" w14:textId="09046AF2">
      <w:pPr>
        <w:pStyle w:val="Nadpis3"/>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 xml:space="preserve">Impact of damaging </w:t>
      </w:r>
      <w:r w:rsidRPr="002548D5" w:rsidR="34F75D94">
        <w:rPr>
          <w:rFonts w:ascii="Times New Roman" w:hAnsi="Times New Roman" w:cs="Times New Roman" w:eastAsiaTheme="minorEastAsia"/>
        </w:rPr>
        <w:t>patterns</w:t>
      </w:r>
      <w:r w:rsidRPr="002548D5">
        <w:rPr>
          <w:rFonts w:ascii="Times New Roman" w:hAnsi="Times New Roman" w:cs="Times New Roman" w:eastAsiaTheme="minorEastAsia"/>
        </w:rPr>
        <w:t xml:space="preserve"> on mortality</w:t>
      </w:r>
    </w:p>
    <w:p w:rsidR="00052A27" w:rsidP="00052A27" w:rsidRDefault="00494E9E" w14:paraId="37806036" w14:textId="719538AE">
      <w:pPr>
        <w:spacing w:after="200" w:line="360" w:lineRule="auto"/>
        <w:jc w:val="both"/>
      </w:pPr>
      <w:r w:rsidRPr="00494E9E">
        <w:rPr>
          <w:rFonts w:ascii="Times New Roman" w:hAnsi="Times New Roman" w:eastAsia="Times New Roman" w:cs="Times New Roman"/>
        </w:rPr>
        <w:t>Building on the species-level prevalence patterns described in Section 3.1.2, the intensity of foliage and stem damage also varied considerably among species (Fig. 3)</w:t>
      </w:r>
      <w:r w:rsidR="00052A27">
        <w:rPr>
          <w:rFonts w:ascii="Times New Roman" w:hAnsi="Times New Roman" w:eastAsia="Times New Roman" w:cs="Times New Roman"/>
        </w:rPr>
        <w:t>. For foliage damage, the most abundant species — Picea abies, Betula spp. and Pinus sylvestris — fell into the lowest intensity class (0–20%), suggesting predominantly mild damage. In contrast, Fagus sylvatica stood out with a disproportionately high share of individuals in the most severe intensity class (80–100%), indicating heavy defoliation in a substantial fraction of beech saplings (Fig. 3a). Quercus spp. showed a more evenly distributed intensity profile, with notable representation in the 20–60% classes. These species-specific intensity profiles further underscore the importance of tree species identity in determining not only the likelihood but also the severity of damage (H1).</w:t>
      </w:r>
    </w:p>
    <w:p w:rsidR="00052A27" w:rsidP="00052A27" w:rsidRDefault="00052A27" w14:paraId="52F7CDDC" w14:textId="77777777">
      <w:pPr>
        <w:spacing w:after="200" w:line="360" w:lineRule="auto"/>
        <w:jc w:val="both"/>
      </w:pPr>
      <w:r>
        <w:rPr>
          <w:rFonts w:ascii="Times New Roman" w:hAnsi="Times New Roman" w:eastAsia="Times New Roman" w:cs="Times New Roman"/>
        </w:rPr>
        <w:t xml:space="preserve">In contrast to foliage damage, stem damage displayed a distinctly bimodal pattern: although the overall proportion of affected individuals was low across all species, those that did exhibit stem </w:t>
      </w:r>
      <w:r>
        <w:rPr>
          <w:rFonts w:ascii="Times New Roman" w:hAnsi="Times New Roman" w:eastAsia="Times New Roman" w:cs="Times New Roman"/>
        </w:rPr>
        <w:lastRenderedPageBreak/>
        <w:t>damage were predominantly classified in the most severe intensity class (80–100%; Fig. 3b). Sorbus aucuparia showed the highest overall stem damage prevalence (approximately 18% of individuals), followed by other conifers and Betula spp., with severe damage (80–100%) constituting the largest fraction of affected individuals in each case.</w:t>
      </w:r>
    </w:p>
    <w:p w:rsidR="00052A27" w:rsidP="00052A27" w:rsidRDefault="00052A27" w14:paraId="07A14D63" w14:textId="77777777">
      <w:pPr>
        <w:spacing w:after="200" w:line="360" w:lineRule="auto"/>
        <w:jc w:val="both"/>
      </w:pPr>
      <w:commentRangeStart w:id="306"/>
      <w:r w:rsidRPr="00052A27">
        <w:rPr>
          <w:rFonts w:ascii="Times New Roman" w:hAnsi="Times New Roman" w:eastAsia="Times New Roman" w:cs="Times New Roman"/>
          <w:highlight w:val="yellow"/>
        </w:rPr>
        <w:t>Potential mortality of woody species in relation to damage intensity. The values were assessed only for the tallest individual within each subplot, reflecting the methodological approach applied during field data collection. In the case of foliage damage, defoliation levels of 80–100% likely indicate almost certain mortality. For stem damage, intensity was evaluated according to the horizontal extent of stem injury. High levels of stem damage will likely result in tree mortality, whereas lower levels are expected primarily to reduce the quality of future timber sortiments.</w:t>
      </w:r>
      <w:commentRangeEnd w:id="306"/>
      <w:r>
        <w:rPr>
          <w:rStyle w:val="Odkaznakoment"/>
          <w:sz w:val="24"/>
          <w:szCs w:val="24"/>
        </w:rPr>
        <w:commentReference w:id="306"/>
      </w:r>
    </w:p>
    <w:p w:rsidRPr="002548D5" w:rsidR="002276B6" w:rsidP="00052A27" w:rsidRDefault="78ECBA9B" w14:paraId="2395756A" w14:textId="6B0E25F5">
      <w:pPr>
        <w:spacing w:line="360" w:lineRule="auto"/>
        <w:jc w:val="both"/>
        <w:rPr>
          <w:rFonts w:ascii="Times New Roman" w:hAnsi="Times New Roman" w:cs="Times New Roman" w:eastAsiaTheme="minorEastAsia"/>
        </w:rPr>
      </w:pPr>
      <w:r w:rsidRPr="002548D5">
        <w:rPr>
          <w:rFonts w:ascii="Times New Roman" w:hAnsi="Times New Roman" w:cs="Times New Roman"/>
          <w:noProof/>
        </w:rPr>
        <w:drawing>
          <wp:inline distT="0" distB="0" distL="0" distR="0" wp14:anchorId="1BCD0715" wp14:editId="45B977DC">
            <wp:extent cx="5972810" cy="2986405"/>
            <wp:effectExtent l="0" t="0" r="8890" b="4445"/>
            <wp:docPr id="1147632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rsidR="00052A27" w:rsidP="00052A27" w:rsidRDefault="00052A27" w14:paraId="2D1F0EFD" w14:textId="77777777">
      <w:pPr>
        <w:spacing w:before="100" w:after="300" w:line="360" w:lineRule="auto"/>
      </w:pPr>
      <w:r>
        <w:rPr>
          <w:rFonts w:ascii="Times New Roman" w:hAnsi="Times New Roman" w:eastAsia="Times New Roman" w:cs="Times New Roman"/>
          <w:i/>
          <w:iCs/>
          <w:sz w:val="22"/>
          <w:szCs w:val="22"/>
        </w:rPr>
        <w:t>Figure 3a.</w:t>
      </w:r>
    </w:p>
    <w:p w:rsidR="00052A27" w:rsidP="00052A27" w:rsidRDefault="00052A27" w14:paraId="1B8EBA95" w14:textId="77777777">
      <w:pPr>
        <w:spacing w:before="100" w:after="300" w:line="360" w:lineRule="auto"/>
      </w:pPr>
      <w:r>
        <w:rPr>
          <w:rFonts w:ascii="Times New Roman" w:hAnsi="Times New Roman" w:eastAsia="Times New Roman" w:cs="Times New Roman"/>
          <w:i/>
          <w:iCs/>
          <w:sz w:val="22"/>
          <w:szCs w:val="22"/>
        </w:rPr>
        <w:t xml:space="preserve">Damage intensity by tree species, calculated as the percentage of individuals in each intensity class relative to the total number of individuals per species. (a) Foliage damage intensity. Fagus sylvatica exhibited the highest proportion of severely affected individuals (80–100% class), while most other species showed predominantly low-intensity damage (0–20%). (b) Stem damage intensity. Overall stem damage rates were low across all species; however, affected individuals were predominantly classified in the most severe intensity class (80–100%), indicating a binary damage pattern. Sorbus aucuparia showed the highest overall stem damage prevalence, followed by other conifers and Betula spp. Note that the </w:t>
      </w:r>
      <w:r>
        <w:rPr>
          <w:rFonts w:ascii="Times New Roman" w:hAnsi="Times New Roman" w:eastAsia="Times New Roman" w:cs="Times New Roman"/>
          <w:i/>
          <w:iCs/>
          <w:sz w:val="22"/>
          <w:szCs w:val="22"/>
        </w:rPr>
        <w:lastRenderedPageBreak/>
        <w:t>proportion of undamaged individuals (lightest shade) is included to show damage prevalence in context of total species abundance.</w:t>
      </w:r>
    </w:p>
    <w:p w:rsidRPr="002548D5" w:rsidR="00D42F6A" w:rsidP="00052A27" w:rsidRDefault="00D42F6A" w14:paraId="38847883" w14:textId="6068BCC7">
      <w:pPr>
        <w:spacing w:line="360" w:lineRule="auto"/>
        <w:jc w:val="both"/>
        <w:rPr>
          <w:rFonts w:ascii="Times New Roman" w:hAnsi="Times New Roman" w:eastAsia="Aptos" w:cs="Times New Roman"/>
          <w:sz w:val="22"/>
          <w:szCs w:val="22"/>
        </w:rPr>
      </w:pPr>
    </w:p>
    <w:p w:rsidRPr="002548D5" w:rsidR="002276B6" w:rsidP="00052A27" w:rsidRDefault="78ECBA9B" w14:paraId="230F6E8F" w14:textId="7A2FB0F1">
      <w:pPr>
        <w:spacing w:line="360" w:lineRule="auto"/>
        <w:jc w:val="both"/>
        <w:rPr>
          <w:rFonts w:ascii="Times New Roman" w:hAnsi="Times New Roman" w:cs="Times New Roman" w:eastAsiaTheme="minorEastAsia"/>
        </w:rPr>
      </w:pPr>
      <w:r w:rsidRPr="002548D5">
        <w:rPr>
          <w:rFonts w:ascii="Times New Roman" w:hAnsi="Times New Roman" w:cs="Times New Roman"/>
          <w:noProof/>
        </w:rPr>
        <w:drawing>
          <wp:inline distT="0" distB="0" distL="0" distR="0" wp14:anchorId="2C2859F2" wp14:editId="790F4299">
            <wp:extent cx="5972810" cy="2986405"/>
            <wp:effectExtent l="0" t="0" r="8890" b="4445"/>
            <wp:docPr id="414736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rsidRPr="00052A27" w:rsidR="00D42F6A" w:rsidP="00052A27" w:rsidRDefault="00052A27" w14:paraId="42E3AC34" w14:textId="5CAAD7D8">
      <w:pPr>
        <w:spacing w:before="100" w:after="300" w:line="360" w:lineRule="auto"/>
      </w:pPr>
      <w:r>
        <w:rPr>
          <w:rFonts w:ascii="Times New Roman" w:hAnsi="Times New Roman" w:eastAsia="Times New Roman" w:cs="Times New Roman"/>
          <w:i/>
          <w:iCs/>
          <w:sz w:val="22"/>
          <w:szCs w:val="22"/>
        </w:rPr>
        <w:t>Figure 3b.</w:t>
      </w:r>
    </w:p>
    <w:p w:rsidRPr="00494E9E" w:rsidR="00494E9E" w:rsidP="00494E9E" w:rsidRDefault="00494E9E" w14:paraId="051CE4CC" w14:textId="6D29CF68">
      <w:pPr>
        <w:pStyle w:val="Nadpis2"/>
        <w:rPr>
          <w:rFonts w:eastAsiaTheme="minorEastAsia"/>
        </w:rPr>
      </w:pPr>
      <w:r w:rsidRPr="00494E9E">
        <w:rPr>
          <w:rFonts w:eastAsiaTheme="minorEastAsia"/>
        </w:rPr>
        <w:t>Damage agents</w:t>
      </w:r>
    </w:p>
    <w:p w:rsidR="00052A27" w:rsidP="00052A27" w:rsidRDefault="00052A27" w14:paraId="7CD64DD1" w14:textId="77777777">
      <w:pPr>
        <w:spacing w:after="200" w:line="360" w:lineRule="auto"/>
        <w:jc w:val="both"/>
      </w:pPr>
      <w:r>
        <w:rPr>
          <w:rFonts w:ascii="Times New Roman" w:hAnsi="Times New Roman" w:eastAsia="Times New Roman" w:cs="Times New Roman"/>
        </w:rPr>
        <w:t xml:space="preserve">The most frequently identified pathogen was </w:t>
      </w:r>
      <w:r w:rsidRPr="00052A27">
        <w:rPr>
          <w:rFonts w:ascii="Times New Roman" w:hAnsi="Times New Roman" w:eastAsia="Times New Roman" w:cs="Times New Roman"/>
          <w:i/>
          <w:iCs/>
        </w:rPr>
        <w:t>Erysiphe alphitoides</w:t>
      </w:r>
      <w:r>
        <w:rPr>
          <w:rFonts w:ascii="Times New Roman" w:hAnsi="Times New Roman" w:eastAsia="Times New Roman" w:cs="Times New Roman"/>
        </w:rPr>
        <w:t xml:space="preserve"> (oak powdery mildew; 41 records), found exclusively on </w:t>
      </w:r>
      <w:r w:rsidRPr="00052A27">
        <w:rPr>
          <w:rFonts w:ascii="Times New Roman" w:hAnsi="Times New Roman" w:eastAsia="Times New Roman" w:cs="Times New Roman"/>
          <w:i/>
          <w:iCs/>
        </w:rPr>
        <w:t>Quercus</w:t>
      </w:r>
      <w:r>
        <w:rPr>
          <w:rFonts w:ascii="Times New Roman" w:hAnsi="Times New Roman" w:eastAsia="Times New Roman" w:cs="Times New Roman"/>
        </w:rPr>
        <w:t xml:space="preserve"> spp. (Fig. 4b). </w:t>
      </w:r>
      <w:r w:rsidRPr="00052A27">
        <w:rPr>
          <w:rFonts w:ascii="Times New Roman" w:hAnsi="Times New Roman" w:eastAsia="Times New Roman" w:cs="Times New Roman"/>
          <w:i/>
          <w:iCs/>
        </w:rPr>
        <w:t>Marssonina betulae</w:t>
      </w:r>
      <w:r>
        <w:rPr>
          <w:rFonts w:ascii="Times New Roman" w:hAnsi="Times New Roman" w:eastAsia="Times New Roman" w:cs="Times New Roman"/>
        </w:rPr>
        <w:t xml:space="preserve"> (birch leaf spot; 17 records) was restricted to </w:t>
      </w:r>
      <w:r w:rsidRPr="00052A27">
        <w:rPr>
          <w:rFonts w:ascii="Times New Roman" w:hAnsi="Times New Roman" w:eastAsia="Times New Roman" w:cs="Times New Roman"/>
          <w:i/>
          <w:iCs/>
        </w:rPr>
        <w:t>Betula</w:t>
      </w:r>
      <w:r>
        <w:rPr>
          <w:rFonts w:ascii="Times New Roman" w:hAnsi="Times New Roman" w:eastAsia="Times New Roman" w:cs="Times New Roman"/>
        </w:rPr>
        <w:t xml:space="preserve"> spp., and </w:t>
      </w:r>
      <w:r w:rsidRPr="00052A27">
        <w:rPr>
          <w:rFonts w:ascii="Times New Roman" w:hAnsi="Times New Roman" w:eastAsia="Times New Roman" w:cs="Times New Roman"/>
          <w:i/>
          <w:iCs/>
        </w:rPr>
        <w:t>Lophodermium pinastri</w:t>
      </w:r>
      <w:r>
        <w:rPr>
          <w:rFonts w:ascii="Times New Roman" w:hAnsi="Times New Roman" w:eastAsia="Times New Roman" w:cs="Times New Roman"/>
        </w:rPr>
        <w:t xml:space="preserve"> (pine needle cast; 10 records) to </w:t>
      </w:r>
      <w:r w:rsidRPr="00052A27">
        <w:rPr>
          <w:rFonts w:ascii="Times New Roman" w:hAnsi="Times New Roman" w:eastAsia="Times New Roman" w:cs="Times New Roman"/>
          <w:i/>
          <w:iCs/>
        </w:rPr>
        <w:t>Pinus sylvestris</w:t>
      </w:r>
      <w:r>
        <w:rPr>
          <w:rFonts w:ascii="Times New Roman" w:hAnsi="Times New Roman" w:eastAsia="Times New Roman" w:cs="Times New Roman"/>
        </w:rPr>
        <w:t xml:space="preserve">. Less frequent fungal identifications included </w:t>
      </w:r>
      <w:r w:rsidRPr="00052A27">
        <w:rPr>
          <w:rFonts w:ascii="Times New Roman" w:hAnsi="Times New Roman" w:eastAsia="Times New Roman" w:cs="Times New Roman"/>
          <w:i/>
          <w:iCs/>
        </w:rPr>
        <w:t>Rhytisma acerinum</w:t>
      </w:r>
      <w:r>
        <w:rPr>
          <w:rFonts w:ascii="Times New Roman" w:hAnsi="Times New Roman" w:eastAsia="Times New Roman" w:cs="Times New Roman"/>
        </w:rPr>
        <w:t xml:space="preserve"> (tar spot) on </w:t>
      </w:r>
      <w:r w:rsidRPr="00052A27">
        <w:rPr>
          <w:rFonts w:ascii="Times New Roman" w:hAnsi="Times New Roman" w:eastAsia="Times New Roman" w:cs="Times New Roman"/>
          <w:i/>
          <w:iCs/>
        </w:rPr>
        <w:t>Acer pseudoplatanus</w:t>
      </w:r>
      <w:r>
        <w:rPr>
          <w:rFonts w:ascii="Times New Roman" w:hAnsi="Times New Roman" w:eastAsia="Times New Roman" w:cs="Times New Roman"/>
        </w:rPr>
        <w:t xml:space="preserve">, </w:t>
      </w:r>
      <w:r w:rsidRPr="00052A27">
        <w:rPr>
          <w:rFonts w:ascii="Times New Roman" w:hAnsi="Times New Roman" w:eastAsia="Times New Roman" w:cs="Times New Roman"/>
          <w:i/>
          <w:iCs/>
        </w:rPr>
        <w:t>Sirococcus conigenus</w:t>
      </w:r>
      <w:r>
        <w:rPr>
          <w:rFonts w:ascii="Times New Roman" w:hAnsi="Times New Roman" w:eastAsia="Times New Roman" w:cs="Times New Roman"/>
        </w:rPr>
        <w:t xml:space="preserve"> and </w:t>
      </w:r>
      <w:r w:rsidRPr="00052A27">
        <w:rPr>
          <w:rFonts w:ascii="Times New Roman" w:hAnsi="Times New Roman" w:eastAsia="Times New Roman" w:cs="Times New Roman"/>
          <w:i/>
          <w:iCs/>
        </w:rPr>
        <w:t>Rhizosphaera abietis</w:t>
      </w:r>
      <w:r>
        <w:rPr>
          <w:rFonts w:ascii="Times New Roman" w:hAnsi="Times New Roman" w:eastAsia="Times New Roman" w:cs="Times New Roman"/>
        </w:rPr>
        <w:t xml:space="preserve"> on conifers, and </w:t>
      </w:r>
      <w:r w:rsidRPr="00052A27">
        <w:rPr>
          <w:rFonts w:ascii="Times New Roman" w:hAnsi="Times New Roman" w:eastAsia="Times New Roman" w:cs="Times New Roman"/>
          <w:i/>
          <w:iCs/>
        </w:rPr>
        <w:t>Mycosphaerella</w:t>
      </w:r>
      <w:r>
        <w:rPr>
          <w:rFonts w:ascii="Times New Roman" w:hAnsi="Times New Roman" w:eastAsia="Times New Roman" w:cs="Times New Roman"/>
        </w:rPr>
        <w:t xml:space="preserve"> spp. on </w:t>
      </w:r>
      <w:r w:rsidRPr="00052A27">
        <w:rPr>
          <w:rFonts w:ascii="Times New Roman" w:hAnsi="Times New Roman" w:eastAsia="Times New Roman" w:cs="Times New Roman"/>
          <w:i/>
          <w:iCs/>
        </w:rPr>
        <w:t>Salix caprea</w:t>
      </w:r>
      <w:r>
        <w:rPr>
          <w:rFonts w:ascii="Times New Roman" w:hAnsi="Times New Roman" w:eastAsia="Times New Roman" w:cs="Times New Roman"/>
        </w:rPr>
        <w:t xml:space="preserve"> and </w:t>
      </w:r>
      <w:r w:rsidRPr="00052A27">
        <w:rPr>
          <w:rFonts w:ascii="Times New Roman" w:hAnsi="Times New Roman" w:eastAsia="Times New Roman" w:cs="Times New Roman"/>
          <w:i/>
          <w:iCs/>
        </w:rPr>
        <w:t>Larix decidua</w:t>
      </w:r>
      <w:r>
        <w:rPr>
          <w:rFonts w:ascii="Times New Roman" w:hAnsi="Times New Roman" w:eastAsia="Times New Roman" w:cs="Times New Roman"/>
        </w:rPr>
        <w:t xml:space="preserve">. Among insects, </w:t>
      </w:r>
      <w:r w:rsidRPr="00052A27">
        <w:rPr>
          <w:rFonts w:ascii="Times New Roman" w:hAnsi="Times New Roman" w:eastAsia="Times New Roman" w:cs="Times New Roman"/>
          <w:i/>
          <w:iCs/>
        </w:rPr>
        <w:t>Hylobius abietis</w:t>
      </w:r>
      <w:r>
        <w:rPr>
          <w:rFonts w:ascii="Times New Roman" w:hAnsi="Times New Roman" w:eastAsia="Times New Roman" w:cs="Times New Roman"/>
        </w:rPr>
        <w:t xml:space="preserve"> (large pine weevil; 6 records) was the most frequently recorded species, found on </w:t>
      </w:r>
      <w:r w:rsidRPr="00052A27">
        <w:rPr>
          <w:rFonts w:ascii="Times New Roman" w:hAnsi="Times New Roman" w:eastAsia="Times New Roman" w:cs="Times New Roman"/>
          <w:i/>
          <w:iCs/>
        </w:rPr>
        <w:t>Picea abies</w:t>
      </w:r>
      <w:r>
        <w:rPr>
          <w:rFonts w:ascii="Times New Roman" w:hAnsi="Times New Roman" w:eastAsia="Times New Roman" w:cs="Times New Roman"/>
        </w:rPr>
        <w:t xml:space="preserve">. Other insect records included </w:t>
      </w:r>
      <w:r w:rsidRPr="00052A27">
        <w:rPr>
          <w:rFonts w:ascii="Times New Roman" w:hAnsi="Times New Roman" w:eastAsia="Times New Roman" w:cs="Times New Roman"/>
          <w:i/>
          <w:iCs/>
        </w:rPr>
        <w:t>Sacchiphantes viridis</w:t>
      </w:r>
      <w:r>
        <w:rPr>
          <w:rFonts w:ascii="Times New Roman" w:hAnsi="Times New Roman" w:eastAsia="Times New Roman" w:cs="Times New Roman"/>
        </w:rPr>
        <w:t xml:space="preserve"> (green spruce gall adelgid) on </w:t>
      </w:r>
      <w:r w:rsidRPr="00052A27">
        <w:rPr>
          <w:rFonts w:ascii="Times New Roman" w:hAnsi="Times New Roman" w:eastAsia="Times New Roman" w:cs="Times New Roman"/>
          <w:i/>
          <w:iCs/>
        </w:rPr>
        <w:t>Picea abies</w:t>
      </w:r>
      <w:r>
        <w:rPr>
          <w:rFonts w:ascii="Times New Roman" w:hAnsi="Times New Roman" w:eastAsia="Times New Roman" w:cs="Times New Roman"/>
        </w:rPr>
        <w:t xml:space="preserve"> and </w:t>
      </w:r>
      <w:r w:rsidRPr="00052A27">
        <w:rPr>
          <w:rFonts w:ascii="Times New Roman" w:hAnsi="Times New Roman" w:eastAsia="Times New Roman" w:cs="Times New Roman"/>
          <w:i/>
          <w:iCs/>
        </w:rPr>
        <w:t>Larix decidua</w:t>
      </w:r>
      <w:r>
        <w:rPr>
          <w:rFonts w:ascii="Times New Roman" w:hAnsi="Times New Roman" w:eastAsia="Times New Roman" w:cs="Times New Roman"/>
        </w:rPr>
        <w:t xml:space="preserve">, </w:t>
      </w:r>
      <w:r w:rsidRPr="00052A27">
        <w:rPr>
          <w:rFonts w:ascii="Times New Roman" w:hAnsi="Times New Roman" w:eastAsia="Times New Roman" w:cs="Times New Roman"/>
          <w:i/>
          <w:iCs/>
        </w:rPr>
        <w:t>Acantholyda hieroglyphica</w:t>
      </w:r>
      <w:r>
        <w:rPr>
          <w:rFonts w:ascii="Times New Roman" w:hAnsi="Times New Roman" w:eastAsia="Times New Roman" w:cs="Times New Roman"/>
        </w:rPr>
        <w:t xml:space="preserve"> (web-spinning sawfly) on Pinus sylvestris, </w:t>
      </w:r>
      <w:r w:rsidRPr="00052A27">
        <w:rPr>
          <w:rFonts w:ascii="Times New Roman" w:hAnsi="Times New Roman" w:eastAsia="Times New Roman" w:cs="Times New Roman"/>
          <w:i/>
          <w:iCs/>
        </w:rPr>
        <w:t>Coleophora laricella</w:t>
      </w:r>
      <w:r>
        <w:rPr>
          <w:rFonts w:ascii="Times New Roman" w:hAnsi="Times New Roman" w:eastAsia="Times New Roman" w:cs="Times New Roman"/>
        </w:rPr>
        <w:t xml:space="preserve"> (larch casebearer) on </w:t>
      </w:r>
      <w:r w:rsidRPr="00052A27">
        <w:rPr>
          <w:rFonts w:ascii="Times New Roman" w:hAnsi="Times New Roman" w:eastAsia="Times New Roman" w:cs="Times New Roman"/>
          <w:i/>
          <w:iCs/>
        </w:rPr>
        <w:t>Larix decidua</w:t>
      </w:r>
      <w:r>
        <w:rPr>
          <w:rFonts w:ascii="Times New Roman" w:hAnsi="Times New Roman" w:eastAsia="Times New Roman" w:cs="Times New Roman"/>
        </w:rPr>
        <w:t xml:space="preserve">, and </w:t>
      </w:r>
      <w:r w:rsidRPr="00052A27">
        <w:rPr>
          <w:rFonts w:ascii="Times New Roman" w:hAnsi="Times New Roman" w:eastAsia="Times New Roman" w:cs="Times New Roman"/>
          <w:i/>
          <w:iCs/>
        </w:rPr>
        <w:t>Adelges laricis</w:t>
      </w:r>
      <w:r>
        <w:rPr>
          <w:rFonts w:ascii="Times New Roman" w:hAnsi="Times New Roman" w:eastAsia="Times New Roman" w:cs="Times New Roman"/>
        </w:rPr>
        <w:t xml:space="preserve"> on </w:t>
      </w:r>
      <w:r w:rsidRPr="00052A27">
        <w:rPr>
          <w:rFonts w:ascii="Times New Roman" w:hAnsi="Times New Roman" w:eastAsia="Times New Roman" w:cs="Times New Roman"/>
          <w:i/>
          <w:iCs/>
        </w:rPr>
        <w:t>Larix decidua</w:t>
      </w:r>
      <w:r>
        <w:rPr>
          <w:rFonts w:ascii="Times New Roman" w:hAnsi="Times New Roman" w:eastAsia="Times New Roman" w:cs="Times New Roman"/>
        </w:rPr>
        <w:t xml:space="preserve">. The eriophyid mite </w:t>
      </w:r>
      <w:r w:rsidRPr="00052A27">
        <w:rPr>
          <w:rFonts w:ascii="Times New Roman" w:hAnsi="Times New Roman" w:eastAsia="Times New Roman" w:cs="Times New Roman"/>
          <w:i/>
          <w:iCs/>
        </w:rPr>
        <w:t>Aceria macrorhyncha</w:t>
      </w:r>
      <w:r>
        <w:rPr>
          <w:rFonts w:ascii="Times New Roman" w:hAnsi="Times New Roman" w:eastAsia="Times New Roman" w:cs="Times New Roman"/>
        </w:rPr>
        <w:t xml:space="preserve"> (5 records) was found exclusively on </w:t>
      </w:r>
      <w:r w:rsidRPr="00052A27">
        <w:rPr>
          <w:rFonts w:ascii="Times New Roman" w:hAnsi="Times New Roman" w:eastAsia="Times New Roman" w:cs="Times New Roman"/>
          <w:i/>
          <w:iCs/>
        </w:rPr>
        <w:t>Acer pseudoplatanus</w:t>
      </w:r>
      <w:r>
        <w:rPr>
          <w:rFonts w:ascii="Times New Roman" w:hAnsi="Times New Roman" w:eastAsia="Times New Roman" w:cs="Times New Roman"/>
        </w:rPr>
        <w:t>.</w:t>
      </w:r>
    </w:p>
    <w:p w:rsidRPr="002548D5" w:rsidR="002276B6" w:rsidP="00052A27" w:rsidRDefault="002276B6" w14:paraId="2437D641" w14:textId="12AEE8E3">
      <w:pPr>
        <w:spacing w:line="360" w:lineRule="auto"/>
        <w:rPr>
          <w:rFonts w:ascii="Times New Roman" w:hAnsi="Times New Roman" w:cs="Times New Roman" w:eastAsiaTheme="minorEastAsia"/>
        </w:rPr>
      </w:pPr>
    </w:p>
    <w:p w:rsidRPr="00645818" w:rsidR="002276B6" w:rsidP="00052A27" w:rsidRDefault="00645818" w14:paraId="56D5AA9E" w14:textId="2DE8414A">
      <w:pPr>
        <w:pStyle w:val="Normlnweb"/>
        <w:spacing w:line="360" w:lineRule="auto"/>
        <w:rPr>
          <w:rFonts w:eastAsiaTheme="minorEastAsia"/>
          <w:lang w:val="cs-CZ"/>
        </w:rPr>
      </w:pPr>
      <w:r w:rsidRPr="00645818">
        <w:rPr>
          <w:rFonts w:eastAsiaTheme="minorEastAsia"/>
          <w:noProof/>
          <w:lang w:val="cs-CZ"/>
        </w:rPr>
        <w:lastRenderedPageBreak/>
        <w:drawing>
          <wp:inline distT="0" distB="0" distL="0" distR="0" wp14:anchorId="4FB48363" wp14:editId="0DF8140E">
            <wp:extent cx="5972810" cy="2986405"/>
            <wp:effectExtent l="0" t="0" r="8890" b="4445"/>
            <wp:docPr id="1207518668"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rsidR="00645818" w:rsidP="00052A27" w:rsidRDefault="00645818" w14:paraId="001E030D" w14:textId="77777777">
      <w:pPr>
        <w:pStyle w:val="Normlnweb"/>
        <w:spacing w:line="360" w:lineRule="auto"/>
        <w:rPr>
          <w:rFonts w:eastAsiaTheme="minorEastAsia"/>
          <w:sz w:val="22"/>
          <w:szCs w:val="22"/>
        </w:rPr>
      </w:pPr>
    </w:p>
    <w:p w:rsidR="00052A27" w:rsidP="00052A27" w:rsidRDefault="00052A27" w14:paraId="64308093" w14:textId="77777777">
      <w:pPr>
        <w:spacing w:before="100" w:after="300" w:line="360" w:lineRule="auto"/>
      </w:pPr>
      <w:r>
        <w:rPr>
          <w:rFonts w:ascii="Times New Roman" w:hAnsi="Times New Roman" w:eastAsia="Times New Roman" w:cs="Times New Roman"/>
          <w:i/>
          <w:iCs/>
          <w:sz w:val="22"/>
          <w:szCs w:val="22"/>
        </w:rPr>
        <w:t>Figure 4a. Composition of biotic damage agents identified in post-disturbance tree regeneration. Left: proportional representation of the three agent groups — fungal pathogens (74.4%, n = 90), insects (21.5%, n = 26) and other arthropods (4.1%, n = 5). Right: frequency of individual agent species across all host tree species, ordered by number of records. A total of 121 identifications were obtained (either from field, photos or laboratory examination).</w:t>
      </w:r>
    </w:p>
    <w:p w:rsidRPr="002548D5" w:rsidR="00D62616" w:rsidP="00052A27" w:rsidRDefault="3384C14F" w14:paraId="3BDC61B6" w14:textId="759A1883">
      <w:pPr>
        <w:spacing w:before="240" w:after="240" w:line="360" w:lineRule="auto"/>
        <w:rPr>
          <w:rFonts w:ascii="Times New Roman" w:hAnsi="Times New Roman" w:cs="Times New Roman" w:eastAsiaTheme="minorEastAsia"/>
        </w:rPr>
      </w:pPr>
      <w:r w:rsidRPr="002548D5">
        <w:rPr>
          <w:rFonts w:ascii="Times New Roman" w:hAnsi="Times New Roman" w:cs="Times New Roman" w:eastAsiaTheme="minorEastAsia"/>
        </w:rPr>
        <w:t>The per-species breakdown of identified agents (Fig. 4b) revealed a clear pattern of host specificity, providing a mechanistic link to the species-level variation in foliage damage reported in Sections 3.1.2 and 3.1.</w:t>
      </w:r>
      <w:r w:rsidR="00494E9E">
        <w:rPr>
          <w:rFonts w:ascii="Times New Roman" w:hAnsi="Times New Roman" w:cs="Times New Roman" w:eastAsiaTheme="minorEastAsia"/>
        </w:rPr>
        <w:t>3</w:t>
      </w:r>
      <w:r w:rsidRPr="002548D5">
        <w:rPr>
          <w:rFonts w:ascii="Times New Roman" w:hAnsi="Times New Roman" w:cs="Times New Roman" w:eastAsiaTheme="minorEastAsia"/>
        </w:rPr>
        <w:t xml:space="preserve"> (H4). Each tree species harboured a distinct assemblage of pathogens and pests: </w:t>
      </w:r>
      <w:r w:rsidRPr="002548D5">
        <w:rPr>
          <w:rFonts w:ascii="Times New Roman" w:hAnsi="Times New Roman" w:cs="Times New Roman" w:eastAsiaTheme="minorEastAsia"/>
          <w:i/>
          <w:iCs/>
        </w:rPr>
        <w:t>E. alphitoides</w:t>
      </w:r>
      <w:r w:rsidRPr="002548D5">
        <w:rPr>
          <w:rFonts w:ascii="Times New Roman" w:hAnsi="Times New Roman" w:cs="Times New Roman" w:eastAsiaTheme="minorEastAsia"/>
        </w:rPr>
        <w:t xml:space="preserve"> dominated on </w:t>
      </w:r>
      <w:r w:rsidRPr="002548D5">
        <w:rPr>
          <w:rFonts w:ascii="Times New Roman" w:hAnsi="Times New Roman" w:cs="Times New Roman" w:eastAsiaTheme="minorEastAsia"/>
          <w:i/>
          <w:iCs/>
        </w:rPr>
        <w:t>Quercus</w:t>
      </w:r>
      <w:r w:rsidRPr="002548D5">
        <w:rPr>
          <w:rFonts w:ascii="Times New Roman" w:hAnsi="Times New Roman" w:cs="Times New Roman" w:eastAsiaTheme="minorEastAsia"/>
        </w:rPr>
        <w:t xml:space="preserve"> spp., </w:t>
      </w:r>
      <w:r w:rsidRPr="002548D5">
        <w:rPr>
          <w:rFonts w:ascii="Times New Roman" w:hAnsi="Times New Roman" w:cs="Times New Roman" w:eastAsiaTheme="minorEastAsia"/>
          <w:i/>
          <w:iCs/>
        </w:rPr>
        <w:t>M. betulae</w:t>
      </w:r>
      <w:r w:rsidRPr="002548D5">
        <w:rPr>
          <w:rFonts w:ascii="Times New Roman" w:hAnsi="Times New Roman" w:cs="Times New Roman" w:eastAsiaTheme="minorEastAsia"/>
        </w:rPr>
        <w:t xml:space="preserve"> on </w:t>
      </w:r>
      <w:r w:rsidRPr="002548D5">
        <w:rPr>
          <w:rFonts w:ascii="Times New Roman" w:hAnsi="Times New Roman" w:cs="Times New Roman" w:eastAsiaTheme="minorEastAsia"/>
          <w:i/>
          <w:iCs/>
        </w:rPr>
        <w:t>Betula</w:t>
      </w:r>
      <w:r w:rsidRPr="002548D5">
        <w:rPr>
          <w:rFonts w:ascii="Times New Roman" w:hAnsi="Times New Roman" w:cs="Times New Roman" w:eastAsiaTheme="minorEastAsia"/>
        </w:rPr>
        <w:t xml:space="preserve"> spp., </w:t>
      </w:r>
      <w:r w:rsidRPr="002548D5">
        <w:rPr>
          <w:rFonts w:ascii="Times New Roman" w:hAnsi="Times New Roman" w:cs="Times New Roman" w:eastAsiaTheme="minorEastAsia"/>
          <w:i/>
          <w:iCs/>
        </w:rPr>
        <w:t>L. pinastri</w:t>
      </w:r>
      <w:r w:rsidRPr="002548D5">
        <w:rPr>
          <w:rFonts w:ascii="Times New Roman" w:hAnsi="Times New Roman" w:cs="Times New Roman" w:eastAsiaTheme="minorEastAsia"/>
        </w:rPr>
        <w:t xml:space="preserve"> on </w:t>
      </w:r>
      <w:r w:rsidRPr="002548D5">
        <w:rPr>
          <w:rFonts w:ascii="Times New Roman" w:hAnsi="Times New Roman" w:cs="Times New Roman" w:eastAsiaTheme="minorEastAsia"/>
          <w:i/>
          <w:iCs/>
        </w:rPr>
        <w:t>Pinus sylvestris</w:t>
      </w:r>
      <w:r w:rsidRPr="002548D5">
        <w:rPr>
          <w:rFonts w:ascii="Times New Roman" w:hAnsi="Times New Roman" w:cs="Times New Roman" w:eastAsiaTheme="minorEastAsia"/>
        </w:rPr>
        <w:t xml:space="preserve">, and </w:t>
      </w:r>
      <w:r w:rsidRPr="002548D5">
        <w:rPr>
          <w:rFonts w:ascii="Times New Roman" w:hAnsi="Times New Roman" w:cs="Times New Roman" w:eastAsiaTheme="minorEastAsia"/>
          <w:i/>
          <w:iCs/>
        </w:rPr>
        <w:t>Rhytisma acerinum</w:t>
      </w:r>
      <w:r w:rsidRPr="002548D5">
        <w:rPr>
          <w:rFonts w:ascii="Times New Roman" w:hAnsi="Times New Roman" w:cs="Times New Roman" w:eastAsiaTheme="minorEastAsia"/>
        </w:rPr>
        <w:t xml:space="preserve"> on </w:t>
      </w:r>
      <w:r w:rsidRPr="002548D5">
        <w:rPr>
          <w:rFonts w:ascii="Times New Roman" w:hAnsi="Times New Roman" w:cs="Times New Roman" w:eastAsiaTheme="minorEastAsia"/>
          <w:i/>
          <w:iCs/>
        </w:rPr>
        <w:t>Acer pseudoplatanus</w:t>
      </w:r>
      <w:r w:rsidRPr="002548D5">
        <w:rPr>
          <w:rFonts w:ascii="Times New Roman" w:hAnsi="Times New Roman" w:cs="Times New Roman" w:eastAsiaTheme="minorEastAsia"/>
        </w:rPr>
        <w:t xml:space="preserve">. Tree species with no dominant host-specific foliar pathogen in the dataset (e.g. </w:t>
      </w:r>
      <w:r w:rsidRPr="002548D5">
        <w:rPr>
          <w:rFonts w:ascii="Times New Roman" w:hAnsi="Times New Roman" w:cs="Times New Roman" w:eastAsiaTheme="minorEastAsia"/>
          <w:i/>
          <w:iCs/>
        </w:rPr>
        <w:t>Picea abies</w:t>
      </w:r>
      <w:r w:rsidRPr="002548D5">
        <w:rPr>
          <w:rFonts w:ascii="Times New Roman" w:hAnsi="Times New Roman" w:cs="Times New Roman" w:eastAsiaTheme="minorEastAsia"/>
        </w:rPr>
        <w:t xml:space="preserve">, </w:t>
      </w:r>
      <w:r w:rsidRPr="002548D5">
        <w:rPr>
          <w:rFonts w:ascii="Times New Roman" w:hAnsi="Times New Roman" w:cs="Times New Roman" w:eastAsiaTheme="minorEastAsia"/>
          <w:i/>
          <w:iCs/>
        </w:rPr>
        <w:t>Salix caprea</w:t>
      </w:r>
      <w:r w:rsidRPr="002548D5">
        <w:rPr>
          <w:rFonts w:ascii="Times New Roman" w:hAnsi="Times New Roman" w:cs="Times New Roman" w:eastAsiaTheme="minorEastAsia"/>
        </w:rPr>
        <w:t>) were among those with the lowest foliage damage prevalence (Section 3.1.2).</w:t>
      </w:r>
    </w:p>
    <w:p w:rsidRPr="002548D5" w:rsidR="5AE2F6D1" w:rsidP="00052A27" w:rsidRDefault="5AE2F6D1" w14:paraId="38F0D72E" w14:textId="265662FE">
      <w:pPr>
        <w:spacing w:line="360" w:lineRule="auto"/>
        <w:rPr>
          <w:rFonts w:ascii="Times New Roman" w:hAnsi="Times New Roman" w:cs="Times New Roman" w:eastAsiaTheme="minorEastAsia"/>
        </w:rPr>
      </w:pPr>
    </w:p>
    <w:p w:rsidRPr="002548D5" w:rsidR="00886C5F" w:rsidP="00052A27" w:rsidRDefault="00D237FD" w14:paraId="22C64078" w14:textId="1729D678">
      <w:pPr>
        <w:spacing w:line="360" w:lineRule="auto"/>
        <w:rPr>
          <w:rFonts w:ascii="Times New Roman" w:hAnsi="Times New Roman" w:cs="Times New Roman" w:eastAsiaTheme="minorEastAsia"/>
          <w:noProof/>
        </w:rPr>
      </w:pPr>
      <w:r w:rsidRPr="002548D5">
        <w:rPr>
          <w:rFonts w:ascii="Times New Roman" w:hAnsi="Times New Roman" w:cs="Times New Roman" w:eastAsiaTheme="minorEastAsia"/>
          <w:noProof/>
        </w:rPr>
        <w:lastRenderedPageBreak/>
        <w:drawing>
          <wp:inline distT="0" distB="0" distL="0" distR="0" wp14:anchorId="0AFF10B6" wp14:editId="65BE249F">
            <wp:extent cx="5972810" cy="7963535"/>
            <wp:effectExtent l="0" t="0" r="8890" b="0"/>
            <wp:docPr id="132607934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810" cy="7963535"/>
                    </a:xfrm>
                    <a:prstGeom prst="rect">
                      <a:avLst/>
                    </a:prstGeom>
                    <a:noFill/>
                    <a:ln>
                      <a:noFill/>
                    </a:ln>
                  </pic:spPr>
                </pic:pic>
              </a:graphicData>
            </a:graphic>
          </wp:inline>
        </w:drawing>
      </w:r>
    </w:p>
    <w:p w:rsidRPr="00052A27" w:rsidR="00886C5F" w:rsidP="00052A27" w:rsidRDefault="00E6304D" w14:paraId="21CBE13E" w14:textId="13FE858E">
      <w:pPr>
        <w:spacing w:line="360" w:lineRule="auto"/>
        <w:rPr>
          <w:rFonts w:ascii="Times New Roman" w:hAnsi="Times New Roman" w:cs="Times New Roman" w:eastAsiaTheme="minorEastAsia"/>
          <w:i/>
          <w:iCs/>
          <w:sz w:val="22"/>
          <w:szCs w:val="22"/>
        </w:rPr>
      </w:pPr>
      <w:r w:rsidRPr="00052A27">
        <w:rPr>
          <w:rFonts w:ascii="Times New Roman" w:hAnsi="Times New Roman" w:cs="Times New Roman" w:eastAsiaTheme="minorEastAsia"/>
          <w:i/>
          <w:iCs/>
          <w:sz w:val="22"/>
          <w:szCs w:val="22"/>
        </w:rPr>
        <w:lastRenderedPageBreak/>
        <w:t>Fig 4c. Biotic pathogens and pests identified per host tree species, relative to species abundance in the dataset. Bars represent the number of findings per 100 individuals of each host species, correcting for uneven sampling intensity across tree species. This relativization reveals associations that are underrepresented in absolute counts: Erysiphe alphitoides remains the dominant pathogen on Quercus spp. by a wide margin (~14 findings per 100 individuals), while Acer pseudoplatanus and Larix decidua</w:t>
      </w:r>
      <w:r w:rsidRPr="00052A27" w:rsidR="00E92DFB">
        <w:rPr>
          <w:rFonts w:ascii="Times New Roman" w:hAnsi="Times New Roman" w:cs="Times New Roman" w:eastAsiaTheme="minorEastAsia"/>
          <w:i/>
          <w:iCs/>
          <w:sz w:val="22"/>
          <w:szCs w:val="22"/>
        </w:rPr>
        <w:t xml:space="preserve">, </w:t>
      </w:r>
      <w:r w:rsidRPr="00052A27">
        <w:rPr>
          <w:rFonts w:ascii="Times New Roman" w:hAnsi="Times New Roman" w:cs="Times New Roman" w:eastAsiaTheme="minorEastAsia"/>
          <w:i/>
          <w:iCs/>
          <w:sz w:val="22"/>
          <w:szCs w:val="22"/>
        </w:rPr>
        <w:t>both comparatively rare in the dataset</w:t>
      </w:r>
      <w:r w:rsidRPr="00052A27" w:rsidR="00E92DFB">
        <w:rPr>
          <w:rFonts w:ascii="Times New Roman" w:hAnsi="Times New Roman" w:cs="Times New Roman" w:eastAsiaTheme="minorEastAsia"/>
          <w:i/>
          <w:iCs/>
          <w:sz w:val="22"/>
          <w:szCs w:val="22"/>
        </w:rPr>
        <w:t>,</w:t>
      </w:r>
      <w:r w:rsidRPr="00052A27">
        <w:rPr>
          <w:rFonts w:ascii="Times New Roman" w:hAnsi="Times New Roman" w:cs="Times New Roman" w:eastAsiaTheme="minorEastAsia"/>
          <w:i/>
          <w:iCs/>
          <w:sz w:val="22"/>
          <w:szCs w:val="22"/>
        </w:rPr>
        <w:t xml:space="preserve"> emerge as hosts with disproportionately high relative pathogen and pest loads, including Rhytisma acerinum</w:t>
      </w:r>
      <w:r w:rsidRPr="00052A27" w:rsidR="00E92DFB">
        <w:rPr>
          <w:rFonts w:ascii="Times New Roman" w:hAnsi="Times New Roman" w:cs="Times New Roman" w:eastAsiaTheme="minorEastAsia"/>
          <w:i/>
          <w:iCs/>
          <w:sz w:val="22"/>
          <w:szCs w:val="22"/>
        </w:rPr>
        <w:t>,</w:t>
      </w:r>
      <w:r w:rsidRPr="00052A27">
        <w:rPr>
          <w:rFonts w:ascii="Times New Roman" w:hAnsi="Times New Roman" w:cs="Times New Roman" w:eastAsiaTheme="minorEastAsia"/>
          <w:i/>
          <w:iCs/>
          <w:sz w:val="22"/>
          <w:szCs w:val="22"/>
        </w:rPr>
        <w:t xml:space="preserve"> Neohendersonia kickxii, and Aceria macrorhyncha on Acer pseudoplatanus, and Sacchiphantes viridis and Coleophora laricella on Larix decidua. In contrast, Picea abies, despite its high absolute number of records, shows comparatively low relative rates across all agent groups.</w:t>
      </w:r>
    </w:p>
    <w:p w:rsidRPr="002548D5" w:rsidR="00B47880" w:rsidP="00052A27" w:rsidRDefault="00B47880" w14:paraId="64318C7A" w14:textId="77777777">
      <w:pPr>
        <w:spacing w:line="360" w:lineRule="auto"/>
        <w:rPr>
          <w:rFonts w:ascii="Times New Roman" w:hAnsi="Times New Roman" w:cs="Times New Roman" w:eastAsiaTheme="minorEastAsia"/>
        </w:rPr>
      </w:pPr>
    </w:p>
    <w:p w:rsidRPr="002548D5" w:rsidR="00B47880" w:rsidP="00052A27" w:rsidRDefault="00B47880" w14:paraId="1FC013B7" w14:textId="77777777">
      <w:pPr>
        <w:spacing w:line="360" w:lineRule="auto"/>
        <w:rPr>
          <w:rFonts w:ascii="Times New Roman" w:hAnsi="Times New Roman" w:cs="Times New Roman" w:eastAsiaTheme="minorEastAsia"/>
        </w:rPr>
      </w:pPr>
    </w:p>
    <w:p w:rsidRPr="002548D5" w:rsidR="00CB4DF4" w:rsidP="00052A27" w:rsidRDefault="040CFC1F" w14:paraId="11C3ADAB" w14:textId="0BB75C34">
      <w:pPr>
        <w:pStyle w:val="Nadpis2"/>
        <w:spacing w:line="360" w:lineRule="auto"/>
        <w:jc w:val="both"/>
        <w:rPr>
          <w:rFonts w:ascii="Times New Roman" w:hAnsi="Times New Roman" w:cs="Times New Roman" w:eastAsiaTheme="minorEastAsia"/>
        </w:rPr>
      </w:pPr>
      <w:r w:rsidRPr="002548D5">
        <w:rPr>
          <w:rFonts w:ascii="Times New Roman" w:hAnsi="Times New Roman" w:cs="Times New Roman" w:eastAsiaTheme="minorEastAsia"/>
        </w:rPr>
        <w:t>Main drivers of damage occurrence</w:t>
      </w:r>
    </w:p>
    <w:p w:rsidRPr="002548D5" w:rsidR="007F363C" w:rsidP="00052A27" w:rsidRDefault="16001821" w14:paraId="05167CAB" w14:textId="3B7EF801">
      <w:pPr>
        <w:pStyle w:val="Nadpis3"/>
        <w:spacing w:line="360" w:lineRule="auto"/>
        <w:rPr>
          <w:rFonts w:ascii="Times New Roman" w:hAnsi="Times New Roman" w:cs="Times New Roman" w:eastAsiaTheme="minorEastAsia"/>
        </w:rPr>
      </w:pPr>
      <w:r w:rsidRPr="002548D5">
        <w:rPr>
          <w:rFonts w:ascii="Times New Roman" w:hAnsi="Times New Roman" w:cs="Times New Roman" w:eastAsiaTheme="minorEastAsia"/>
        </w:rPr>
        <w:t>Effect of management practices</w:t>
      </w:r>
    </w:p>
    <w:p w:rsidR="00052A27" w:rsidP="00052A27" w:rsidRDefault="00052A27" w14:paraId="08D2EA0B" w14:textId="77777777">
      <w:pPr>
        <w:spacing w:after="200" w:line="360" w:lineRule="auto"/>
        <w:jc w:val="both"/>
      </w:pPr>
      <w:r>
        <w:rPr>
          <w:rFonts w:ascii="Times New Roman" w:hAnsi="Times New Roman" w:eastAsia="Times New Roman" w:cs="Times New Roman"/>
        </w:rPr>
        <w:t>Planting had a significant positive effect on damage probability (β = 0.39, SE = 0.17; LRT: χ² = 5.06, df = 1, p = 0.024). The planting × species interaction was not significant (χ² = 11.38, df = 9, p = 0.251), indicating that the effect of planting was consistent across species on the logit scale (i.e., a constant odds ratio; Fig. 5a). Because of the non-linear relationship between the logit and probability scales, the same constant logit-scale effect translates into a visually larger absolute shift in predicted probability for species with baseline damage probabilities closer to 50% (e.g., Quercus spp., Fagus sylvatica) than for species near the extremes (e.g., Salix caprea); this reflects the properties of the logistic transformation rather than species-specific responses to planting. The overall (species-averaged) predicted damage probability was 23.0% (95% CI: 18.0–28.9%) for naturally regenerated individuals versus 30.6% (95% CI: 25.8–35.8%) for planted individuals (Fig. 5b). When damage was disaggregated by type, planting retained a significant effect only for stem damage (β = 0.684, SE = 0.285, p = 0.016), while its effect on terminal and foliage damage was not significant (Table S3, Fig. S3).</w:t>
      </w:r>
    </w:p>
    <w:p w:rsidR="00052A27" w:rsidP="00052A27" w:rsidRDefault="00052A27" w14:paraId="1E695687" w14:textId="77777777">
      <w:pPr>
        <w:spacing w:after="200" w:line="360" w:lineRule="auto"/>
        <w:jc w:val="both"/>
      </w:pPr>
      <w:r>
        <w:rPr>
          <w:rFonts w:ascii="Times New Roman" w:hAnsi="Times New Roman" w:eastAsia="Times New Roman" w:cs="Times New Roman"/>
        </w:rPr>
        <w:t xml:space="preserve">Browsing protection showed no significant effect on damage probability (β = 0.11, SE = 0.18; LRT: χ² = 0.36, df = 1, p = 0.546) once frost-related damage was reclassified as undamaged (see Methods) </w:t>
      </w:r>
      <w:r>
        <w:rPr>
          <w:rFonts w:ascii="Times New Roman" w:hAnsi="Times New Roman" w:eastAsia="Times New Roman" w:cs="Times New Roman"/>
        </w:rPr>
        <w:lastRenderedPageBreak/>
        <w:t>and was therefore excluded from the fixed-effects visualization. The anti-browsing × species interaction was likewise not significant (χ² = 5.55, df = 9, p = 0.784). This lack of effect was consistent across all three damage types when analysed separately (Table S3).</w:t>
      </w:r>
    </w:p>
    <w:p w:rsidR="00AA5229" w:rsidP="00052A27" w:rsidRDefault="00AA5229" w14:paraId="34339EAB" w14:textId="77777777">
      <w:pPr>
        <w:spacing w:before="100" w:beforeAutospacing="1" w:after="100" w:afterAutospacing="1" w:line="360" w:lineRule="auto"/>
        <w:rPr>
          <w:rFonts w:ascii="Times New Roman" w:hAnsi="Times New Roman" w:eastAsia="Times New Roman" w:cs="Times New Roman"/>
        </w:rPr>
      </w:pPr>
      <w:r w:rsidRPr="00AA5229">
        <w:rPr>
          <w:rFonts w:ascii="Times New Roman" w:hAnsi="Times New Roman" w:eastAsia="Times New Roman" w:cs="Times New Roman"/>
        </w:rPr>
        <w:t>Species identity remained the dominant predictor of damage probability, with Quercus spp., Sorbus aucuparia and hardwood broadleaves showing significantly higher damage probabilities than the reference species Picea abies (Fig. 5c), consistent with the species-level differences described in Section 3.1.2; this pattern was also evident when damage types were considered separately (Fig. S3). Pairwise comparisons among all species are additionally reported in Fig. S4.</w:t>
      </w:r>
    </w:p>
    <w:p w:rsidRPr="00E53240" w:rsidR="002548D5" w:rsidP="00052A27" w:rsidRDefault="002548D5" w14:paraId="0775B830" w14:textId="0118EC73">
      <w:pPr>
        <w:spacing w:before="100" w:beforeAutospacing="1" w:after="100" w:afterAutospacing="1" w:line="360" w:lineRule="auto"/>
        <w:rPr>
          <w:rFonts w:ascii="Times New Roman" w:hAnsi="Times New Roman" w:eastAsia="Times New Roman" w:cs="Times New Roman"/>
          <w:kern w:val="0"/>
          <w:highlight w:val="yellow"/>
          <w:lang w:eastAsia="cs-CZ"/>
          <w14:ligatures w14:val="none"/>
        </w:rPr>
      </w:pPr>
      <w:r w:rsidRPr="00E53240">
        <w:rPr>
          <w:rFonts w:ascii="Times New Roman" w:hAnsi="Times New Roman" w:eastAsia="Times New Roman" w:cs="Times New Roman"/>
          <w:b/>
          <w:bCs/>
          <w:kern w:val="0"/>
          <w:highlight w:val="yellow"/>
          <w:lang w:eastAsia="cs-CZ"/>
          <w14:ligatures w14:val="none"/>
        </w:rPr>
        <w:t>Spatial structure</w:t>
      </w:r>
    </w:p>
    <w:p w:rsidR="002548D5" w:rsidP="00052A27" w:rsidRDefault="00052A27" w14:paraId="4A27B1AC" w14:textId="072229CC">
      <w:pPr>
        <w:spacing w:after="200" w:line="360" w:lineRule="auto"/>
        <w:jc w:val="both"/>
        <w:rPr>
          <w:rFonts w:ascii="Times New Roman" w:hAnsi="Times New Roman" w:eastAsia="Times New Roman" w:cs="Times New Roman"/>
        </w:rPr>
      </w:pPr>
      <w:r w:rsidRPr="00052A27">
        <w:rPr>
          <w:rFonts w:ascii="Times New Roman" w:hAnsi="Times New Roman" w:eastAsia="Times New Roman" w:cs="Times New Roman"/>
          <w:highlight w:val="yellow"/>
        </w:rPr>
        <w:t>The random-effects structure indicated that approximately 17.9% of the total variance in damage probability was attributable to differences among plots (ICC = 0.179). The subplot-level random effect explained negligible additional variance (estimated variance ≈ 0, boundary/singular fit) and was therefore removed from the final model to avoid overparameterization; this simplification did not materially change the fixed-effects estimates</w:t>
      </w:r>
      <w:r>
        <w:rPr>
          <w:rFonts w:ascii="Times New Roman" w:hAnsi="Times New Roman" w:eastAsia="Times New Roman" w:cs="Times New Roman"/>
        </w:rPr>
        <w:t>.</w:t>
      </w:r>
    </w:p>
    <w:p w:rsidRPr="00052A27" w:rsidR="006D4E42" w:rsidP="00052A27" w:rsidRDefault="006D4E42" w14:paraId="0F32C535" w14:textId="77777777">
      <w:pPr>
        <w:spacing w:after="200" w:line="360" w:lineRule="auto"/>
        <w:jc w:val="both"/>
      </w:pPr>
    </w:p>
    <w:p w:rsidRPr="002548D5" w:rsidR="002548D5" w:rsidP="00052A27" w:rsidRDefault="002548D5" w14:paraId="39BD1066" w14:textId="0382A912">
      <w:pPr>
        <w:spacing w:line="360" w:lineRule="auto"/>
        <w:rPr>
          <w:rFonts w:ascii="Times New Roman" w:hAnsi="Times New Roman" w:cs="Times New Roman" w:eastAsiaTheme="minorEastAsia"/>
        </w:rPr>
      </w:pPr>
      <w:r w:rsidRPr="002548D5">
        <w:rPr>
          <w:rFonts w:ascii="Times New Roman" w:hAnsi="Times New Roman" w:cs="Times New Roman" w:eastAsiaTheme="minorEastAsia"/>
          <w:noProof/>
        </w:rPr>
        <w:drawing>
          <wp:inline distT="0" distB="0" distL="0" distR="0" wp14:anchorId="36496BE5" wp14:editId="04774352">
            <wp:extent cx="5972810" cy="2986405"/>
            <wp:effectExtent l="0" t="0" r="8890" b="4445"/>
            <wp:docPr id="120319357"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rsidR="0C03C530" w:rsidP="00052A27" w:rsidRDefault="00052A27" w14:paraId="3C06105E" w14:textId="033746E7">
      <w:pPr>
        <w:spacing w:before="100" w:after="300"/>
      </w:pPr>
      <w:r>
        <w:rPr>
          <w:rFonts w:ascii="Times New Roman" w:hAnsi="Times New Roman" w:eastAsia="Times New Roman" w:cs="Times New Roman"/>
          <w:i/>
          <w:iCs/>
          <w:sz w:val="22"/>
          <w:szCs w:val="22"/>
        </w:rPr>
        <w:lastRenderedPageBreak/>
        <w:t>Fig. 5. Effect of planting on damage probability by tree species. (a) Predicted damage probability by species and planting status (no planting vs. planting), based on GLMM estimates ± 95% CI; the planting × species interaction was not significant, so the effect is assumed constant across species on the logit scale. (b) Overall (species-averaged) predicted damage probability by planting status ± 95% CI. (c) Species main effect (log-odds relative to the reference species Picea abies) ± 95% CI; asterisks indicate significance levels (*** p &lt; 0.001, ** p &lt; 0.01, * p &lt; 0.05, . p &lt; 0.1, ns = not significant, ref = reference category). Anti-browsing protection is not shown as it had no significant effect on damage probability.</w:t>
      </w:r>
    </w:p>
    <w:p w:rsidRPr="00052A27" w:rsidR="00052A27" w:rsidP="00052A27" w:rsidRDefault="00052A27" w14:paraId="45FC06A5" w14:textId="77777777">
      <w:pPr>
        <w:spacing w:before="100" w:after="300"/>
      </w:pPr>
    </w:p>
    <w:p w:rsidRPr="002548D5" w:rsidR="004145E7" w:rsidP="00052A27" w:rsidRDefault="444332CE" w14:paraId="62BFE36F" w14:textId="77777777">
      <w:pPr>
        <w:pStyle w:val="Nadpis3"/>
        <w:spacing w:line="360" w:lineRule="auto"/>
        <w:rPr>
          <w:rFonts w:ascii="Times New Roman" w:hAnsi="Times New Roman" w:cs="Times New Roman" w:eastAsiaTheme="minorEastAsia"/>
        </w:rPr>
      </w:pPr>
      <w:r w:rsidRPr="002548D5">
        <w:rPr>
          <w:rFonts w:ascii="Times New Roman" w:hAnsi="Times New Roman" w:cs="Times New Roman" w:eastAsiaTheme="minorEastAsia"/>
        </w:rPr>
        <w:t xml:space="preserve">Effect of tree height on damage probability </w:t>
      </w:r>
    </w:p>
    <w:p w:rsidR="003901FE" w:rsidP="00052A27" w:rsidRDefault="003901FE" w14:paraId="198ABA50" w14:textId="77777777">
      <w:pPr>
        <w:pStyle w:val="font-claude-response-body"/>
        <w:spacing w:line="360" w:lineRule="auto"/>
        <w:rPr>
          <w:lang w:val="cs-CZ"/>
        </w:rPr>
      </w:pPr>
      <w:r>
        <w:rPr>
          <w:rStyle w:val="Siln"/>
        </w:rPr>
        <w:t>Effect of height on damage probability</w:t>
      </w:r>
    </w:p>
    <w:p w:rsidR="00052A27" w:rsidP="00052A27" w:rsidRDefault="00052A27" w14:paraId="15940BE1" w14:textId="77777777">
      <w:pPr>
        <w:spacing w:after="200" w:line="360" w:lineRule="auto"/>
        <w:jc w:val="both"/>
      </w:pPr>
      <w:r>
        <w:rPr>
          <w:rFonts w:ascii="Times New Roman" w:hAnsi="Times New Roman" w:eastAsia="Times New Roman" w:cs="Times New Roman"/>
        </w:rPr>
        <w:t>The relationship between tree height and damage probability differed markedly among the three damage types, supporting the hypothesis that height effects are damage-type specific (H2; Fig. 6). For terminal shoot damage (Fig. 6a), the predicted probability decreased with increasing height, from approximately 11.0% (95% CI: 5.5–21.2%) at 0.3 m to near zero (&lt;0.1%) above 3 m; the quadratic term was only marginally significant (β = −1.06, SE = 0.59; χ² = 5.22, df = 1, p = 0.022), indicating a predominantly monotonic decline rather than a strongly curved relationship. Foliage damage probability (Fig. 6b) showed a reversed U-shaped response (quadratic term: β = −0.33, SE = 0.07; χ² = 25.83, df = 1, p &lt; 0.001), increasing from a low baseline to a peak of 24.7% (95% CI: 14.9–38.0%) at approximately 3.2 m, before declining in the tallest individuals. Stem damage probability (Fig. 6c) followed a U-shaped relationship with height (quadratic term: β = 0.23, SE = 0.07; χ² = 11.47, df = 1, p &lt; 0.001), reaching a minimum of 2.5% (95% CI: 1.2–5.6%) at approximately 2.7 m and increasing toward both extremes. The widening confidence intervals at greater heights reflect reduced sample sizes in taller height classes.</w:t>
      </w:r>
    </w:p>
    <w:p w:rsidRPr="002548D5" w:rsidR="004145E7" w:rsidP="00052A27" w:rsidRDefault="00052A27" w14:paraId="2732CBC4" w14:textId="41278F61">
      <w:pPr>
        <w:spacing w:line="360" w:lineRule="auto"/>
        <w:jc w:val="both"/>
        <w:rPr>
          <w:rFonts w:ascii="Times New Roman" w:hAnsi="Times New Roman" w:cs="Times New Roman" w:eastAsiaTheme="minorEastAsia"/>
        </w:rPr>
      </w:pPr>
      <w:r>
        <w:rPr>
          <w:rFonts w:ascii="Times New Roman" w:hAnsi="Times New Roman" w:eastAsia="Times New Roman" w:cs="Times New Roman"/>
        </w:rPr>
        <w:t xml:space="preserve">The quadratic height term was significant for foliage and stem damage (p &lt; 0.001) and only marginally significant for terminal damage (p = 0.022), confirming that the relationship between height and damage probability is predominantly non-linear. The three contrasting curve shapes </w:t>
      </w:r>
      <w:r w:rsidR="00AA5229">
        <w:rPr>
          <w:rFonts w:ascii="Times New Roman" w:hAnsi="Times New Roman" w:eastAsia="Times New Roman" w:cs="Times New Roman"/>
        </w:rPr>
        <w:t>-</w:t>
      </w:r>
      <w:r>
        <w:rPr>
          <w:rFonts w:ascii="Times New Roman" w:hAnsi="Times New Roman" w:eastAsia="Times New Roman" w:cs="Times New Roman"/>
        </w:rPr>
        <w:t xml:space="preserve"> a largely monotonic decline, a reversed U-shape, and a U-shape</w:t>
      </w:r>
      <w:r w:rsidR="00AA5229">
        <w:rPr>
          <w:rFonts w:ascii="Times New Roman" w:hAnsi="Times New Roman" w:eastAsia="Times New Roman" w:cs="Times New Roman"/>
        </w:rPr>
        <w:t>,</w:t>
      </w:r>
      <w:r>
        <w:rPr>
          <w:rFonts w:ascii="Times New Roman" w:hAnsi="Times New Roman" w:eastAsia="Times New Roman" w:cs="Times New Roman"/>
        </w:rPr>
        <w:t xml:space="preserve"> indicate that distinct biological mechanisms operate for each damage type, as predicted by H2</w:t>
      </w:r>
      <w:r w:rsidR="00AA5229">
        <w:rPr>
          <w:rFonts w:ascii="Times New Roman" w:hAnsi="Times New Roman" w:eastAsia="Times New Roman" w:cs="Times New Roman"/>
        </w:rPr>
        <w:t xml:space="preserve"> </w:t>
      </w:r>
      <w:r w:rsidRPr="00AA5229" w:rsidR="00AA5229">
        <w:rPr>
          <w:rFonts w:ascii="Times New Roman" w:hAnsi="Times New Roman" w:eastAsia="Times New Roman" w:cs="Times New Roman"/>
        </w:rPr>
        <w:t>(see also Section 3.2 on host-specific biotic agents underlying foliage damage)</w:t>
      </w:r>
      <w:r>
        <w:rPr>
          <w:rFonts w:ascii="Times New Roman" w:hAnsi="Times New Roman" w:eastAsia="Times New Roman" w:cs="Times New Roman"/>
        </w:rPr>
        <w:t xml:space="preserve">. Species identity remained a significant predictor in all three models (terminal: χ² = 51.65, df = 9, p &lt; 0.001; foliage: χ² = 42.91, df = 7, p &lt; 0.001; stem: </w:t>
      </w:r>
      <w:r>
        <w:rPr>
          <w:rFonts w:ascii="Times New Roman" w:hAnsi="Times New Roman" w:eastAsia="Times New Roman" w:cs="Times New Roman"/>
        </w:rPr>
        <w:lastRenderedPageBreak/>
        <w:t>χ² = 19.56, df = 9, p = 0.021), and the random-effects structure indicated substantial plot-level clustering (ICC = 0.361 for terminal, 0.35 for foliage [plot + subplot combined], and 0.291 for stem damage). Species-specific height-damage curves and a formal test of the height × species interaction are provided in Fig. S5 and Table S4.</w:t>
      </w:r>
    </w:p>
    <w:p w:rsidRPr="002548D5" w:rsidR="002276B6" w:rsidP="00052A27" w:rsidRDefault="78ECBA9B" w14:paraId="2593A185" w14:textId="6CDF8393">
      <w:pPr>
        <w:spacing w:line="360" w:lineRule="auto"/>
        <w:jc w:val="both"/>
        <w:rPr>
          <w:rFonts w:ascii="Times New Roman" w:hAnsi="Times New Roman" w:cs="Times New Roman" w:eastAsiaTheme="minorEastAsia"/>
        </w:rPr>
      </w:pPr>
      <w:r w:rsidRPr="002548D5">
        <w:rPr>
          <w:rFonts w:ascii="Times New Roman" w:hAnsi="Times New Roman" w:cs="Times New Roman"/>
          <w:noProof/>
        </w:rPr>
        <w:drawing>
          <wp:inline distT="0" distB="0" distL="0" distR="0" wp14:anchorId="2E9F051B" wp14:editId="0C78C77F">
            <wp:extent cx="5972810" cy="2986405"/>
            <wp:effectExtent l="0" t="0" r="8890" b="4445"/>
            <wp:docPr id="1631409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rsidR="00052A27" w:rsidP="00052A27" w:rsidRDefault="00052A27" w14:paraId="0C3D4490" w14:textId="77777777">
      <w:pPr>
        <w:spacing w:before="100" w:after="300"/>
      </w:pPr>
      <w:r>
        <w:rPr>
          <w:rFonts w:ascii="Times New Roman" w:hAnsi="Times New Roman" w:eastAsia="Times New Roman" w:cs="Times New Roman"/>
          <w:i/>
          <w:iCs/>
          <w:sz w:val="22"/>
          <w:szCs w:val="22"/>
        </w:rPr>
        <w:t>Figure 6. Effect of tree height on predicted damage probability by damage type. Predicted values (lines) and 95% confidence intervals (shaded areas) were derived from binomial GLMMs with a quadratic height term, tree species as a covariate, and a plot-level (and, for foliage, additionally subplot-level) random effect. Predictions represent species-averaged values, weighted by species sample size, based on the dataset with frost-related damage reclassified as undamaged (see Methods). (a) Terminal shoot damage: predominantly monotonic decline with increasing height (quadratic term only marginally significant, p = 0.022). (b) Foliage damage: reversed U-shaped response, peaking at approximately 3 m. (c) Stem damage: U-shaped response with minimum probability at intermediate heights (2–3 m). Note that y-axis scales differ among panels.</w:t>
      </w:r>
    </w:p>
    <w:p w:rsidRPr="002548D5" w:rsidR="00DD37D4" w:rsidP="00052A27" w:rsidRDefault="00DD37D4" w14:paraId="40294603" w14:textId="368C94F3">
      <w:pPr>
        <w:spacing w:line="360" w:lineRule="auto"/>
        <w:jc w:val="both"/>
        <w:rPr>
          <w:rFonts w:ascii="Times New Roman" w:hAnsi="Times New Roman" w:cs="Times New Roman" w:eastAsiaTheme="minorEastAsia"/>
        </w:rPr>
      </w:pPr>
    </w:p>
    <w:p w:rsidRPr="002548D5" w:rsidR="00DD37D4" w:rsidP="00052A27" w:rsidRDefault="00DD37D4" w14:paraId="0C6B7BC6" w14:textId="4A3AF3BC">
      <w:pPr>
        <w:spacing w:line="360" w:lineRule="auto"/>
        <w:jc w:val="both"/>
        <w:rPr>
          <w:rFonts w:ascii="Times New Roman" w:hAnsi="Times New Roman" w:cs="Times New Roman" w:eastAsiaTheme="minorEastAsia"/>
        </w:rPr>
      </w:pPr>
    </w:p>
    <w:p w:rsidRPr="002548D5" w:rsidR="002276B6" w:rsidRDefault="002276B6" w14:paraId="3C474F75" w14:textId="77777777">
      <w:pPr>
        <w:spacing w:line="360" w:lineRule="auto"/>
        <w:jc w:val="both"/>
        <w:rPr>
          <w:ins w:author="Neugebauer Michal" w:date="2026-06-03T14:38:00Z" w16du:dateUtc="2026-06-03T14:38:15Z" w:id="307"/>
          <w:rFonts w:ascii="Times New Roman" w:hAnsi="Times New Roman" w:cs="Times New Roman" w:eastAsiaTheme="minorEastAsia"/>
        </w:rPr>
        <w:pPrChange w:author="Neugebauer Michal" w:date="2026-06-03T14:33:00Z" w:id="308">
          <w:pPr/>
        </w:pPrChange>
      </w:pPr>
    </w:p>
    <w:p w:rsidRPr="002548D5" w:rsidR="0DE07766" w:rsidRDefault="0DE07766" w14:paraId="1D5BA28B" w14:textId="6815DD41">
      <w:pPr>
        <w:spacing w:line="360" w:lineRule="auto"/>
        <w:jc w:val="both"/>
        <w:rPr>
          <w:ins w:author="Neugebauer Michal" w:date="2026-06-03T14:44:00Z" w16du:dateUtc="2026-06-03T14:44:20Z" w:id="309"/>
          <w:rFonts w:ascii="Times New Roman" w:hAnsi="Times New Roman" w:cs="Times New Roman" w:eastAsiaTheme="minorEastAsia"/>
        </w:rPr>
        <w:pPrChange w:author="Neugebauer Michal" w:date="2026-06-03T14:57:00Z" w:id="310">
          <w:pPr/>
        </w:pPrChange>
      </w:pPr>
    </w:p>
    <w:p w:rsidRPr="002548D5" w:rsidR="409EAEE2" w:rsidRDefault="409EAEE2" w14:paraId="46CDC398" w14:textId="2F6704E5">
      <w:pPr>
        <w:spacing w:line="360" w:lineRule="auto"/>
        <w:jc w:val="both"/>
        <w:rPr>
          <w:rFonts w:ascii="Times New Roman" w:hAnsi="Times New Roman" w:cs="Times New Roman" w:eastAsiaTheme="minorEastAsia"/>
        </w:rPr>
        <w:pPrChange w:author="Neugebauer Michal" w:date="2026-06-03T14:44:00Z" w:id="311">
          <w:pPr/>
        </w:pPrChange>
      </w:pPr>
    </w:p>
    <w:p w:rsidR="002E7292" w:rsidP="00052A27" w:rsidRDefault="002E7292" w14:paraId="1C9B7A51" w14:textId="77777777">
      <w:pPr>
        <w:spacing w:line="360" w:lineRule="auto"/>
        <w:jc w:val="both"/>
        <w:rPr>
          <w:rFonts w:ascii="Times New Roman" w:hAnsi="Times New Roman" w:cs="Times New Roman" w:eastAsiaTheme="minorEastAsia"/>
          <w:sz w:val="22"/>
          <w:szCs w:val="22"/>
        </w:rPr>
      </w:pPr>
    </w:p>
    <w:p w:rsidR="00052A27" w:rsidP="00052A27" w:rsidRDefault="00052A27" w14:paraId="3BBBE909" w14:textId="77777777">
      <w:pPr>
        <w:spacing w:line="360" w:lineRule="auto"/>
        <w:jc w:val="both"/>
        <w:rPr>
          <w:rFonts w:ascii="Times New Roman" w:hAnsi="Times New Roman" w:cs="Times New Roman" w:eastAsiaTheme="minorEastAsia"/>
          <w:sz w:val="22"/>
          <w:szCs w:val="22"/>
        </w:rPr>
      </w:pPr>
    </w:p>
    <w:p w:rsidR="00052A27" w:rsidP="00052A27" w:rsidRDefault="00052A27" w14:paraId="010A567D" w14:textId="77777777">
      <w:pPr>
        <w:spacing w:line="360" w:lineRule="auto"/>
        <w:jc w:val="both"/>
        <w:rPr>
          <w:rFonts w:ascii="Times New Roman" w:hAnsi="Times New Roman" w:cs="Times New Roman" w:eastAsiaTheme="minorEastAsia"/>
          <w:sz w:val="22"/>
          <w:szCs w:val="22"/>
        </w:rPr>
      </w:pPr>
    </w:p>
    <w:p w:rsidRPr="002548D5" w:rsidR="00052A27" w:rsidP="00052A27" w:rsidRDefault="00052A27" w14:paraId="3D35CA61" w14:textId="77777777">
      <w:pPr>
        <w:spacing w:line="360" w:lineRule="auto"/>
        <w:jc w:val="both"/>
        <w:rPr>
          <w:ins w:author="Potterf Mária" w:date="2026-06-04T09:53:00Z" w16du:dateUtc="2026-06-04T07:53:00Z" w:id="312"/>
          <w:rFonts w:ascii="Times New Roman" w:hAnsi="Times New Roman" w:cs="Times New Roman" w:eastAsiaTheme="minorEastAsia"/>
          <w:sz w:val="22"/>
          <w:szCs w:val="22"/>
        </w:rPr>
      </w:pPr>
    </w:p>
    <w:tbl>
      <w:tblPr>
        <w:tblW w:w="0" w:type="auto"/>
        <w:tblInd w:w="-108" w:type="dxa"/>
        <w:tblLook w:val="04A0" w:firstRow="1" w:lastRow="0" w:firstColumn="1" w:lastColumn="0" w:noHBand="0" w:noVBand="1"/>
      </w:tblPr>
      <w:tblGrid>
        <w:gridCol w:w="2234"/>
        <w:gridCol w:w="2403"/>
        <w:gridCol w:w="2974"/>
        <w:gridCol w:w="860"/>
        <w:gridCol w:w="1043"/>
      </w:tblGrid>
      <w:tr w:rsidRPr="002548D5" w:rsidR="002E7292" w:rsidTr="5AE2F6D1" w14:paraId="063EBDDF" w14:textId="77777777">
        <w:trPr>
          <w:ins w:author="Potterf Mária" w:date="2026-06-04T09:53:00Z" w:id="313"/>
        </w:trPr>
        <w:tc>
          <w:tcPr>
            <w:tcW w:w="1250" w:type="dxa"/>
          </w:tcPr>
          <w:p w:rsidRPr="002548D5" w:rsidR="002E7292" w:rsidP="00052A27" w:rsidRDefault="002E7292" w14:paraId="13B04574" w14:textId="77777777">
            <w:pPr>
              <w:spacing w:line="360" w:lineRule="auto"/>
              <w:jc w:val="both"/>
              <w:rPr>
                <w:ins w:author="Potterf Mária" w:date="2026-06-04T09:53:00Z" w16du:dateUtc="2026-06-04T07:53:00Z" w:id="314"/>
                <w:rFonts w:ascii="Times New Roman" w:hAnsi="Times New Roman" w:cs="Times New Roman" w:eastAsiaTheme="minorEastAsia"/>
              </w:rPr>
            </w:pPr>
            <w:commentRangeStart w:id="315"/>
            <w:commentRangeStart w:id="316"/>
          </w:p>
        </w:tc>
        <w:tc>
          <w:tcPr>
            <w:tcW w:w="2731" w:type="dxa"/>
          </w:tcPr>
          <w:p w:rsidRPr="002548D5" w:rsidR="002E7292" w:rsidP="00052A27" w:rsidRDefault="6FC0BE4C" w14:paraId="6C652650" w14:textId="77777777">
            <w:pPr>
              <w:spacing w:line="360" w:lineRule="auto"/>
              <w:jc w:val="both"/>
              <w:rPr>
                <w:ins w:author="Potterf Mária" w:date="2026-06-04T09:53:00Z" w16du:dateUtc="2026-06-04T07:53:00Z" w:id="317"/>
                <w:rFonts w:ascii="Times New Roman" w:hAnsi="Times New Roman" w:cs="Times New Roman" w:eastAsiaTheme="minorEastAsia"/>
              </w:rPr>
            </w:pPr>
            <w:ins w:author="Potterf Mária" w:date="2026-06-04T09:53:00Z" w16du:dateUtc="2026-06-04T07:53:00Z" w:id="318">
              <w:r w:rsidRPr="002548D5">
                <w:rPr>
                  <w:rFonts w:ascii="Times New Roman" w:hAnsi="Times New Roman" w:cs="Times New Roman" w:eastAsiaTheme="minorEastAsia"/>
                </w:rPr>
                <w:t>Status</w:t>
              </w:r>
            </w:ins>
          </w:p>
        </w:tc>
        <w:tc>
          <w:tcPr>
            <w:tcW w:w="3503" w:type="dxa"/>
          </w:tcPr>
          <w:p w:rsidRPr="002548D5" w:rsidR="002E7292" w:rsidP="00052A27" w:rsidRDefault="6FC0BE4C" w14:paraId="7F7BCD96" w14:textId="77777777">
            <w:pPr>
              <w:spacing w:line="360" w:lineRule="auto"/>
              <w:jc w:val="both"/>
              <w:rPr>
                <w:ins w:author="Potterf Mária" w:date="2026-06-04T09:53:00Z" w16du:dateUtc="2026-06-04T07:53:00Z" w:id="319"/>
                <w:rFonts w:ascii="Times New Roman" w:hAnsi="Times New Roman" w:cs="Times New Roman" w:eastAsiaTheme="minorEastAsia"/>
              </w:rPr>
            </w:pPr>
            <w:ins w:author="Potterf Mária" w:date="2026-06-04T09:53:00Z" w16du:dateUtc="2026-06-04T07:53:00Z" w:id="320">
              <w:r w:rsidRPr="002548D5">
                <w:rPr>
                  <w:rFonts w:ascii="Times New Roman" w:hAnsi="Times New Roman" w:cs="Times New Roman" w:eastAsiaTheme="minorEastAsia"/>
                </w:rPr>
                <w:t>Cause??</w:t>
              </w:r>
            </w:ins>
          </w:p>
        </w:tc>
        <w:tc>
          <w:tcPr>
            <w:tcW w:w="661" w:type="dxa"/>
          </w:tcPr>
          <w:p w:rsidRPr="002548D5" w:rsidR="002E7292" w:rsidP="00052A27" w:rsidRDefault="6FC0BE4C" w14:paraId="4B8ADD84" w14:textId="77777777">
            <w:pPr>
              <w:spacing w:line="360" w:lineRule="auto"/>
              <w:jc w:val="both"/>
              <w:rPr>
                <w:ins w:author="Potterf Mária" w:date="2026-06-04T09:53:00Z" w16du:dateUtc="2026-06-04T07:53:00Z" w:id="321"/>
                <w:rFonts w:ascii="Times New Roman" w:hAnsi="Times New Roman" w:cs="Times New Roman" w:eastAsiaTheme="minorEastAsia"/>
              </w:rPr>
            </w:pPr>
            <w:ins w:author="Potterf Mária" w:date="2026-06-04T09:53:00Z" w16du:dateUtc="2026-06-04T07:53:00Z" w:id="322">
              <w:r w:rsidRPr="002548D5">
                <w:rPr>
                  <w:rFonts w:ascii="Times New Roman" w:hAnsi="Times New Roman" w:cs="Times New Roman" w:eastAsiaTheme="minorEastAsia"/>
                </w:rPr>
                <w:t>Similar</w:t>
              </w:r>
            </w:ins>
          </w:p>
        </w:tc>
        <w:tc>
          <w:tcPr>
            <w:tcW w:w="1369" w:type="dxa"/>
          </w:tcPr>
          <w:p w:rsidRPr="002548D5" w:rsidR="002E7292" w:rsidP="00052A27" w:rsidRDefault="6FC0BE4C" w14:paraId="2960EBB1" w14:textId="77777777">
            <w:pPr>
              <w:spacing w:line="360" w:lineRule="auto"/>
              <w:jc w:val="both"/>
              <w:rPr>
                <w:ins w:author="Potterf Mária" w:date="2026-06-04T09:53:00Z" w16du:dateUtc="2026-06-04T07:53:00Z" w:id="323"/>
                <w:rFonts w:ascii="Times New Roman" w:hAnsi="Times New Roman" w:cs="Times New Roman" w:eastAsiaTheme="minorEastAsia"/>
              </w:rPr>
            </w:pPr>
            <w:ins w:author="Potterf Mária" w:date="2026-06-04T09:53:00Z" w16du:dateUtc="2026-06-04T07:53:00Z" w:id="324">
              <w:r w:rsidRPr="002548D5">
                <w:rPr>
                  <w:rFonts w:ascii="Times New Roman" w:hAnsi="Times New Roman" w:cs="Times New Roman" w:eastAsiaTheme="minorEastAsia"/>
                </w:rPr>
                <w:t>Cohort</w:t>
              </w:r>
            </w:ins>
          </w:p>
        </w:tc>
      </w:tr>
      <w:tr w:rsidRPr="002548D5" w:rsidR="002E7292" w:rsidTr="5AE2F6D1" w14:paraId="1499EFE1" w14:textId="77777777">
        <w:trPr>
          <w:ins w:author="Potterf Mária" w:date="2026-06-04T09:53:00Z" w:id="325"/>
        </w:trPr>
        <w:tc>
          <w:tcPr>
            <w:tcW w:w="1250" w:type="dxa"/>
          </w:tcPr>
          <w:p w:rsidRPr="002548D5" w:rsidR="002E7292" w:rsidP="00052A27" w:rsidRDefault="6FC0BE4C" w14:paraId="3006BBF3" w14:textId="77777777">
            <w:pPr>
              <w:spacing w:line="360" w:lineRule="auto"/>
              <w:jc w:val="both"/>
              <w:rPr>
                <w:ins w:author="Potterf Mária" w:date="2026-06-04T09:53:00Z" w16du:dateUtc="2026-06-04T07:53:00Z" w:id="326"/>
                <w:rFonts w:ascii="Times New Roman" w:hAnsi="Times New Roman" w:cs="Times New Roman" w:eastAsiaTheme="minorEastAsia"/>
              </w:rPr>
            </w:pPr>
            <w:ins w:author="Potterf Mária" w:date="2026-06-04T09:53:00Z" w16du:dateUtc="2026-06-04T07:53:00Z" w:id="327">
              <w:r w:rsidRPr="002548D5">
                <w:rPr>
                  <w:rFonts w:ascii="Times New Roman" w:hAnsi="Times New Roman" w:cs="Times New Roman" w:eastAsiaTheme="minorEastAsia"/>
                </w:rPr>
                <w:t>Terminal</w:t>
              </w:r>
            </w:ins>
          </w:p>
        </w:tc>
        <w:tc>
          <w:tcPr>
            <w:tcW w:w="2731" w:type="dxa"/>
          </w:tcPr>
          <w:p w:rsidRPr="002548D5" w:rsidR="002E7292" w:rsidP="00052A27" w:rsidRDefault="6FC0BE4C" w14:paraId="0D652C00" w14:textId="77777777">
            <w:pPr>
              <w:spacing w:line="360" w:lineRule="auto"/>
              <w:jc w:val="both"/>
              <w:rPr>
                <w:ins w:author="Potterf Mária" w:date="2026-06-04T09:53:00Z" w16du:dateUtc="2026-06-04T07:53:00Z" w:id="328"/>
                <w:rFonts w:ascii="Times New Roman" w:hAnsi="Times New Roman" w:cs="Times New Roman" w:eastAsiaTheme="minorEastAsia"/>
              </w:rPr>
            </w:pPr>
            <w:ins w:author="Potterf Mária" w:date="2026-06-04T09:53:00Z" w16du:dateUtc="2026-06-04T07:53:00Z" w:id="329">
              <w:r w:rsidRPr="002548D5">
                <w:rPr>
                  <w:rFonts w:ascii="Times New Roman" w:hAnsi="Times New Roman" w:cs="Times New Roman" w:eastAsiaTheme="minorEastAsia"/>
                </w:rPr>
                <w:t>zivy/chybajuci/odumrety</w:t>
              </w:r>
            </w:ins>
          </w:p>
        </w:tc>
        <w:tc>
          <w:tcPr>
            <w:tcW w:w="3503" w:type="dxa"/>
          </w:tcPr>
          <w:p w:rsidRPr="002548D5" w:rsidR="002E7292" w:rsidP="00052A27" w:rsidRDefault="6FC0BE4C" w14:paraId="7D55C3DA" w14:textId="77777777">
            <w:pPr>
              <w:spacing w:line="360" w:lineRule="auto"/>
              <w:jc w:val="both"/>
              <w:rPr>
                <w:ins w:author="Potterf Mária" w:date="2026-06-04T09:53:00Z" w16du:dateUtc="2026-06-04T07:53:00Z" w:id="330"/>
                <w:rFonts w:ascii="Times New Roman" w:hAnsi="Times New Roman" w:cs="Times New Roman" w:eastAsiaTheme="minorEastAsia"/>
              </w:rPr>
            </w:pPr>
            <w:ins w:author="Potterf Mária" w:date="2026-06-04T09:53:00Z" w16du:dateUtc="2026-06-04T07:53:00Z" w:id="331">
              <w:r w:rsidRPr="002548D5">
                <w:rPr>
                  <w:rFonts w:ascii="Times New Roman" w:hAnsi="Times New Roman" w:cs="Times New Roman" w:eastAsiaTheme="minorEastAsia"/>
                </w:rPr>
                <w:t>-</w:t>
              </w:r>
            </w:ins>
          </w:p>
        </w:tc>
        <w:tc>
          <w:tcPr>
            <w:tcW w:w="661" w:type="dxa"/>
          </w:tcPr>
          <w:p w:rsidRPr="002548D5" w:rsidR="002E7292" w:rsidP="00052A27" w:rsidRDefault="6FC0BE4C" w14:paraId="5E4789D0" w14:textId="77777777">
            <w:pPr>
              <w:spacing w:line="360" w:lineRule="auto"/>
              <w:jc w:val="both"/>
              <w:rPr>
                <w:ins w:author="Potterf Mária" w:date="2026-06-04T09:53:00Z" w16du:dateUtc="2026-06-04T07:53:00Z" w:id="332"/>
                <w:rFonts w:ascii="Times New Roman" w:hAnsi="Times New Roman" w:cs="Times New Roman" w:eastAsiaTheme="minorEastAsia"/>
              </w:rPr>
            </w:pPr>
            <w:ins w:author="Potterf Mária" w:date="2026-06-04T09:53:00Z" w16du:dateUtc="2026-06-04T07:53:00Z" w:id="333">
              <w:r w:rsidRPr="002548D5">
                <w:rPr>
                  <w:rFonts w:ascii="Times New Roman" w:hAnsi="Times New Roman" w:cs="Times New Roman" w:eastAsiaTheme="minorEastAsia"/>
                </w:rPr>
                <w:t>Yes</w:t>
              </w:r>
            </w:ins>
          </w:p>
        </w:tc>
        <w:tc>
          <w:tcPr>
            <w:tcW w:w="1369" w:type="dxa"/>
          </w:tcPr>
          <w:p w:rsidRPr="002548D5" w:rsidR="002E7292" w:rsidP="00052A27" w:rsidRDefault="6FC0BE4C" w14:paraId="797EE812" w14:textId="77777777">
            <w:pPr>
              <w:spacing w:line="360" w:lineRule="auto"/>
              <w:jc w:val="both"/>
              <w:rPr>
                <w:ins w:author="Potterf Mária" w:date="2026-06-04T09:53:00Z" w16du:dateUtc="2026-06-04T07:53:00Z" w:id="334"/>
                <w:rFonts w:ascii="Times New Roman" w:hAnsi="Times New Roman" w:cs="Times New Roman" w:eastAsiaTheme="minorEastAsia"/>
              </w:rPr>
            </w:pPr>
            <w:ins w:author="Potterf Mária" w:date="2026-06-04T09:53:00Z" w16du:dateUtc="2026-06-04T07:53:00Z" w:id="335">
              <w:r w:rsidRPr="002548D5">
                <w:rPr>
                  <w:rFonts w:ascii="Times New Roman" w:hAnsi="Times New Roman" w:cs="Times New Roman" w:eastAsiaTheme="minorEastAsia"/>
                </w:rPr>
                <w:t>Smal, advanced</w:t>
              </w:r>
            </w:ins>
          </w:p>
        </w:tc>
      </w:tr>
      <w:tr w:rsidRPr="002548D5" w:rsidR="002E7292" w:rsidTr="5AE2F6D1" w14:paraId="57F1349F" w14:textId="77777777">
        <w:trPr>
          <w:ins w:author="Potterf Mária" w:date="2026-06-04T09:53:00Z" w:id="336"/>
        </w:trPr>
        <w:tc>
          <w:tcPr>
            <w:tcW w:w="1250" w:type="dxa"/>
          </w:tcPr>
          <w:p w:rsidRPr="002548D5" w:rsidR="002E7292" w:rsidP="00052A27" w:rsidRDefault="6FC0BE4C" w14:paraId="70944F98" w14:textId="77777777">
            <w:pPr>
              <w:spacing w:line="360" w:lineRule="auto"/>
              <w:jc w:val="both"/>
              <w:rPr>
                <w:ins w:author="Potterf Mária" w:date="2026-06-04T09:53:00Z" w16du:dateUtc="2026-06-04T07:53:00Z" w:id="337"/>
                <w:rFonts w:ascii="Times New Roman" w:hAnsi="Times New Roman" w:cs="Times New Roman" w:eastAsiaTheme="minorEastAsia"/>
              </w:rPr>
            </w:pPr>
            <w:ins w:author="Potterf Mária" w:date="2026-06-04T09:53:00Z" w16du:dateUtc="2026-06-04T07:53:00Z" w:id="338">
              <w:r w:rsidRPr="002548D5">
                <w:rPr>
                  <w:rFonts w:ascii="Times New Roman" w:hAnsi="Times New Roman" w:cs="Times New Roman" w:eastAsiaTheme="minorEastAsia"/>
                </w:rPr>
                <w:t>Foliage</w:t>
              </w:r>
            </w:ins>
            <w:commentRangeEnd w:id="315"/>
            <w:r w:rsidRPr="002548D5" w:rsidR="002E7292">
              <w:rPr>
                <w:rStyle w:val="Odkaznakoment"/>
                <w:rFonts w:ascii="Times New Roman" w:hAnsi="Times New Roman" w:cs="Times New Roman" w:eastAsiaTheme="minorEastAsia"/>
                <w:sz w:val="24"/>
                <w:szCs w:val="24"/>
              </w:rPr>
              <w:commentReference w:id="315"/>
            </w:r>
            <w:commentRangeEnd w:id="316"/>
            <w:r>
              <w:rPr>
                <w:rStyle w:val="CommentReference"/>
              </w:rPr>
              <w:commentReference w:id="316"/>
            </w:r>
          </w:p>
        </w:tc>
        <w:tc>
          <w:tcPr>
            <w:tcW w:w="2731" w:type="dxa"/>
          </w:tcPr>
          <w:p w:rsidRPr="002548D5" w:rsidR="002E7292" w:rsidP="00052A27" w:rsidRDefault="6FC0BE4C" w14:paraId="04BE77A7" w14:textId="77777777">
            <w:pPr>
              <w:spacing w:line="360" w:lineRule="auto"/>
              <w:jc w:val="both"/>
              <w:rPr>
                <w:ins w:author="Potterf Mária" w:date="2026-06-04T09:53:00Z" w16du:dateUtc="2026-06-04T07:53:00Z" w:id="339"/>
                <w:rFonts w:ascii="Times New Roman" w:hAnsi="Times New Roman" w:cs="Times New Roman" w:eastAsiaTheme="minorEastAsia"/>
              </w:rPr>
            </w:pPr>
            <w:ins w:author="Potterf Mária" w:date="2026-06-04T09:53:00Z" w16du:dateUtc="2026-06-04T07:53:00Z" w:id="340">
              <w:r w:rsidRPr="002548D5">
                <w:rPr>
                  <w:rFonts w:ascii="Times New Roman" w:hAnsi="Times New Roman" w:cs="Times New Roman" w:eastAsiaTheme="minorEastAsia"/>
                </w:rPr>
                <w:t>Defoliation (%)</w:t>
              </w:r>
            </w:ins>
          </w:p>
        </w:tc>
        <w:tc>
          <w:tcPr>
            <w:tcW w:w="3503" w:type="dxa"/>
          </w:tcPr>
          <w:p w:rsidRPr="002548D5" w:rsidR="002E7292" w:rsidP="00052A27" w:rsidRDefault="6FC0BE4C" w14:paraId="1A00F7D8" w14:textId="77777777">
            <w:pPr>
              <w:spacing w:line="360" w:lineRule="auto"/>
              <w:jc w:val="both"/>
              <w:rPr>
                <w:ins w:author="Potterf Mária" w:date="2026-06-04T09:53:00Z" w16du:dateUtc="2026-06-04T07:53:00Z" w:id="341"/>
                <w:rFonts w:ascii="Times New Roman" w:hAnsi="Times New Roman" w:cs="Times New Roman" w:eastAsiaTheme="minorEastAsia"/>
              </w:rPr>
            </w:pPr>
            <w:ins w:author="Potterf Mária" w:date="2026-06-04T09:53:00Z" w16du:dateUtc="2026-06-04T07:53:00Z" w:id="342">
              <w:r w:rsidRPr="002548D5">
                <w:rPr>
                  <w:rFonts w:ascii="Times New Roman" w:hAnsi="Times New Roman" w:cs="Times New Roman" w:eastAsiaTheme="minorEastAsia"/>
                </w:rPr>
                <w:t>-</w:t>
              </w:r>
            </w:ins>
          </w:p>
        </w:tc>
        <w:tc>
          <w:tcPr>
            <w:tcW w:w="661" w:type="dxa"/>
          </w:tcPr>
          <w:p w:rsidRPr="002548D5" w:rsidR="002E7292" w:rsidP="00052A27" w:rsidRDefault="6FC0BE4C" w14:paraId="3230D975" w14:textId="77777777">
            <w:pPr>
              <w:spacing w:line="360" w:lineRule="auto"/>
              <w:jc w:val="both"/>
              <w:rPr>
                <w:ins w:author="Potterf Mária" w:date="2026-06-04T09:53:00Z" w16du:dateUtc="2026-06-04T07:53:00Z" w:id="343"/>
                <w:rFonts w:ascii="Times New Roman" w:hAnsi="Times New Roman" w:cs="Times New Roman" w:eastAsiaTheme="minorEastAsia"/>
              </w:rPr>
            </w:pPr>
            <w:ins w:author="Potterf Mária" w:date="2026-06-04T09:53:00Z" w16du:dateUtc="2026-06-04T07:53:00Z" w:id="344">
              <w:r w:rsidRPr="002548D5">
                <w:rPr>
                  <w:rFonts w:ascii="Times New Roman" w:hAnsi="Times New Roman" w:cs="Times New Roman" w:eastAsiaTheme="minorEastAsia"/>
                </w:rPr>
                <w:t>Yes</w:t>
              </w:r>
            </w:ins>
          </w:p>
        </w:tc>
        <w:tc>
          <w:tcPr>
            <w:tcW w:w="1369" w:type="dxa"/>
          </w:tcPr>
          <w:p w:rsidRPr="002548D5" w:rsidR="002E7292" w:rsidP="00052A27" w:rsidRDefault="002E7292" w14:paraId="17133BFE" w14:textId="77777777">
            <w:pPr>
              <w:spacing w:line="360" w:lineRule="auto"/>
              <w:jc w:val="both"/>
              <w:rPr>
                <w:ins w:author="Potterf Mária" w:date="2026-06-04T09:53:00Z" w16du:dateUtc="2026-06-04T07:53:00Z" w:id="345"/>
                <w:rFonts w:ascii="Times New Roman" w:hAnsi="Times New Roman" w:cs="Times New Roman" w:eastAsiaTheme="minorEastAsia"/>
              </w:rPr>
            </w:pPr>
          </w:p>
        </w:tc>
      </w:tr>
      <w:tr w:rsidRPr="002548D5" w:rsidR="002E7292" w:rsidTr="5AE2F6D1" w14:paraId="05602020" w14:textId="77777777">
        <w:trPr>
          <w:ins w:author="Potterf Mária" w:date="2026-06-04T09:53:00Z" w:id="346"/>
        </w:trPr>
        <w:tc>
          <w:tcPr>
            <w:tcW w:w="1250" w:type="dxa"/>
          </w:tcPr>
          <w:p w:rsidRPr="002548D5" w:rsidR="002E7292" w:rsidP="00052A27" w:rsidRDefault="6FC0BE4C" w14:paraId="5B7C9E30" w14:textId="77777777">
            <w:pPr>
              <w:spacing w:line="360" w:lineRule="auto"/>
              <w:jc w:val="both"/>
              <w:rPr>
                <w:ins w:author="Potterf Mária" w:date="2026-06-04T09:53:00Z" w16du:dateUtc="2026-06-04T07:53:00Z" w:id="347"/>
                <w:rFonts w:ascii="Times New Roman" w:hAnsi="Times New Roman" w:cs="Times New Roman" w:eastAsiaTheme="minorEastAsia"/>
              </w:rPr>
            </w:pPr>
            <w:ins w:author="Potterf Mária" w:date="2026-06-04T09:53:00Z" w16du:dateUtc="2026-06-04T07:53:00Z" w:id="348">
              <w:r w:rsidRPr="002548D5">
                <w:rPr>
                  <w:rFonts w:ascii="Times New Roman" w:hAnsi="Times New Roman" w:cs="Times New Roman" w:eastAsiaTheme="minorEastAsia"/>
                </w:rPr>
                <w:t>Base</w:t>
              </w:r>
            </w:ins>
          </w:p>
        </w:tc>
        <w:tc>
          <w:tcPr>
            <w:tcW w:w="2731" w:type="dxa"/>
          </w:tcPr>
          <w:p w:rsidRPr="002548D5" w:rsidR="002E7292" w:rsidP="00052A27" w:rsidRDefault="6FC0BE4C" w14:paraId="56CD7CE4" w14:textId="77777777">
            <w:pPr>
              <w:spacing w:line="360" w:lineRule="auto"/>
              <w:jc w:val="both"/>
              <w:rPr>
                <w:ins w:author="Potterf Mária" w:date="2026-06-04T09:53:00Z" w16du:dateUtc="2026-06-04T07:53:00Z" w:id="349"/>
                <w:rFonts w:ascii="Times New Roman" w:hAnsi="Times New Roman" w:cs="Times New Roman" w:eastAsiaTheme="minorEastAsia"/>
              </w:rPr>
            </w:pPr>
            <w:ins w:author="Potterf Mária" w:date="2026-06-04T09:53:00Z" w16du:dateUtc="2026-06-04T07:53:00Z" w:id="350">
              <w:r w:rsidRPr="002548D5">
                <w:rPr>
                  <w:rFonts w:ascii="Times New Roman" w:hAnsi="Times New Roman" w:cs="Times New Roman" w:eastAsiaTheme="minorEastAsia"/>
                </w:rPr>
                <w:t>Cerstve/stare</w:t>
              </w:r>
            </w:ins>
          </w:p>
          <w:p w:rsidRPr="002548D5" w:rsidR="002E7292" w:rsidP="00052A27" w:rsidRDefault="6FC0BE4C" w14:paraId="243D0E6C" w14:textId="77777777">
            <w:pPr>
              <w:spacing w:line="360" w:lineRule="auto"/>
              <w:jc w:val="both"/>
              <w:rPr>
                <w:ins w:author="Potterf Mária" w:date="2026-06-04T09:53:00Z" w16du:dateUtc="2026-06-04T07:53:00Z" w:id="351"/>
                <w:rFonts w:ascii="Times New Roman" w:hAnsi="Times New Roman" w:cs="Times New Roman" w:eastAsiaTheme="minorEastAsia"/>
                <w:color w:val="000000"/>
                <w:sz w:val="22"/>
                <w:szCs w:val="22"/>
              </w:rPr>
            </w:pPr>
            <w:ins w:author="Potterf Mária" w:date="2026-06-04T09:53:00Z" w16du:dateUtc="2026-06-04T07:53:00Z" w:id="352">
              <w:r w:rsidRPr="002548D5">
                <w:rPr>
                  <w:rFonts w:ascii="Times New Roman" w:hAnsi="Times New Roman" w:cs="Times New Roman" w:eastAsiaTheme="minorEastAsia"/>
                  <w:color w:val="000000" w:themeColor="text1"/>
                  <w:sz w:val="22"/>
                  <w:szCs w:val="22"/>
                </w:rPr>
                <w:t>Procento zasaženého obvodu kmene [%]</w:t>
              </w:r>
            </w:ins>
          </w:p>
          <w:p w:rsidRPr="002548D5" w:rsidR="002E7292" w:rsidP="00052A27" w:rsidRDefault="6FC0BE4C" w14:paraId="555F05AC" w14:textId="77777777">
            <w:pPr>
              <w:spacing w:line="360" w:lineRule="auto"/>
              <w:jc w:val="both"/>
              <w:rPr>
                <w:ins w:author="Potterf Mária" w:date="2026-06-04T09:53:00Z" w16du:dateUtc="2026-06-04T07:53:00Z" w:id="353"/>
                <w:rFonts w:ascii="Times New Roman" w:hAnsi="Times New Roman" w:cs="Times New Roman" w:eastAsiaTheme="minorEastAsia"/>
              </w:rPr>
            </w:pPr>
            <w:ins w:author="Potterf Mária" w:date="2026-06-04T09:53:00Z" w16du:dateUtc="2026-06-04T07:53:00Z" w:id="354">
              <w:r w:rsidRPr="002548D5">
                <w:rPr>
                  <w:rFonts w:ascii="Times New Roman" w:hAnsi="Times New Roman" w:cs="Times New Roman" w:eastAsiaTheme="minorEastAsia"/>
                </w:rPr>
                <w:t>Dlzka vertikalniho poskozeni [cm]</w:t>
              </w:r>
            </w:ins>
          </w:p>
        </w:tc>
        <w:tc>
          <w:tcPr>
            <w:tcW w:w="3503" w:type="dxa"/>
          </w:tcPr>
          <w:p w:rsidRPr="002548D5" w:rsidR="002E7292" w:rsidP="00052A27" w:rsidRDefault="6FC0BE4C" w14:paraId="3969796B" w14:textId="77777777">
            <w:pPr>
              <w:spacing w:line="360" w:lineRule="auto"/>
              <w:jc w:val="both"/>
              <w:rPr>
                <w:ins w:author="Potterf Mária" w:date="2026-06-04T09:53:00Z" w16du:dateUtc="2026-06-04T07:53:00Z" w:id="355"/>
                <w:rFonts w:ascii="Times New Roman" w:hAnsi="Times New Roman" w:cs="Times New Roman" w:eastAsiaTheme="minorEastAsia"/>
              </w:rPr>
            </w:pPr>
            <w:ins w:author="Potterf Mária" w:date="2026-06-04T09:53:00Z" w16du:dateUtc="2026-06-04T07:53:00Z" w:id="356">
              <w:r w:rsidRPr="002548D5">
                <w:rPr>
                  <w:rFonts w:ascii="Times New Roman" w:hAnsi="Times New Roman" w:cs="Times New Roman" w:eastAsiaTheme="minorEastAsia"/>
                </w:rPr>
                <w:t>zver/mechanizace/mysovite/ine bioticke/nejasna</w:t>
              </w:r>
            </w:ins>
          </w:p>
        </w:tc>
        <w:tc>
          <w:tcPr>
            <w:tcW w:w="661" w:type="dxa"/>
          </w:tcPr>
          <w:p w:rsidRPr="002548D5" w:rsidR="002E7292" w:rsidP="00052A27" w:rsidRDefault="6FC0BE4C" w14:paraId="1E63C0DC" w14:textId="77777777">
            <w:pPr>
              <w:spacing w:line="360" w:lineRule="auto"/>
              <w:jc w:val="both"/>
              <w:rPr>
                <w:ins w:author="Potterf Mária" w:date="2026-06-04T09:53:00Z" w16du:dateUtc="2026-06-04T07:53:00Z" w:id="357"/>
                <w:rFonts w:ascii="Times New Roman" w:hAnsi="Times New Roman" w:cs="Times New Roman" w:eastAsiaTheme="minorEastAsia"/>
              </w:rPr>
            </w:pPr>
            <w:ins w:author="Potterf Mária" w:date="2026-06-04T09:53:00Z" w16du:dateUtc="2026-06-04T07:53:00Z" w:id="358">
              <w:r w:rsidRPr="002548D5">
                <w:rPr>
                  <w:rFonts w:ascii="Times New Roman" w:hAnsi="Times New Roman" w:cs="Times New Roman" w:eastAsiaTheme="minorEastAsia"/>
                </w:rPr>
                <w:t>No</w:t>
              </w:r>
            </w:ins>
          </w:p>
        </w:tc>
        <w:tc>
          <w:tcPr>
            <w:tcW w:w="1369" w:type="dxa"/>
          </w:tcPr>
          <w:p w:rsidRPr="002548D5" w:rsidR="002E7292" w:rsidP="00052A27" w:rsidRDefault="002E7292" w14:paraId="73EA7A3B" w14:textId="77777777">
            <w:pPr>
              <w:spacing w:line="360" w:lineRule="auto"/>
              <w:jc w:val="both"/>
              <w:rPr>
                <w:ins w:author="Potterf Mária" w:date="2026-06-04T09:53:00Z" w16du:dateUtc="2026-06-04T07:53:00Z" w:id="359"/>
                <w:rFonts w:ascii="Times New Roman" w:hAnsi="Times New Roman" w:cs="Times New Roman" w:eastAsiaTheme="minorEastAsia"/>
              </w:rPr>
            </w:pPr>
          </w:p>
        </w:tc>
      </w:tr>
      <w:tr w:rsidRPr="002548D5" w:rsidR="002E7292" w:rsidTr="5AE2F6D1" w14:paraId="133B7B9D" w14:textId="77777777">
        <w:trPr>
          <w:ins w:author="Potterf Mária" w:date="2026-06-04T09:53:00Z" w:id="360"/>
        </w:trPr>
        <w:tc>
          <w:tcPr>
            <w:tcW w:w="1250" w:type="dxa"/>
          </w:tcPr>
          <w:p w:rsidRPr="002548D5" w:rsidR="002E7292" w:rsidP="00052A27" w:rsidRDefault="6FC0BE4C" w14:paraId="53BD144F" w14:textId="77777777">
            <w:pPr>
              <w:spacing w:line="360" w:lineRule="auto"/>
              <w:jc w:val="both"/>
              <w:rPr>
                <w:ins w:author="Potterf Mária" w:date="2026-06-04T09:53:00Z" w16du:dateUtc="2026-06-04T07:53:00Z" w:id="361"/>
                <w:rFonts w:ascii="Times New Roman" w:hAnsi="Times New Roman" w:cs="Times New Roman" w:eastAsiaTheme="minorEastAsia"/>
              </w:rPr>
            </w:pPr>
            <w:ins w:author="Potterf Mária" w:date="2026-06-04T09:53:00Z" w16du:dateUtc="2026-06-04T07:53:00Z" w:id="362">
              <w:r w:rsidRPr="002548D5">
                <w:rPr>
                  <w:rFonts w:ascii="Times New Roman" w:hAnsi="Times New Roman" w:cs="Times New Roman" w:eastAsiaTheme="minorEastAsia"/>
                </w:rPr>
                <w:t>Stem base</w:t>
              </w:r>
            </w:ins>
          </w:p>
        </w:tc>
        <w:tc>
          <w:tcPr>
            <w:tcW w:w="2731" w:type="dxa"/>
          </w:tcPr>
          <w:p w:rsidRPr="002548D5" w:rsidR="002E7292" w:rsidP="00052A27" w:rsidRDefault="6FC0BE4C" w14:paraId="17C10CBE" w14:textId="77777777">
            <w:pPr>
              <w:spacing w:line="360" w:lineRule="auto"/>
              <w:jc w:val="both"/>
              <w:rPr>
                <w:ins w:author="Potterf Mária" w:date="2026-06-04T09:53:00Z" w16du:dateUtc="2026-06-04T07:53:00Z" w:id="363"/>
                <w:rFonts w:ascii="Times New Roman" w:hAnsi="Times New Roman" w:cs="Times New Roman" w:eastAsiaTheme="minorEastAsia"/>
              </w:rPr>
            </w:pPr>
            <w:ins w:author="Potterf Mária" w:date="2026-06-04T09:53:00Z" w16du:dateUtc="2026-06-04T07:53:00Z" w:id="364">
              <w:r w:rsidRPr="002548D5">
                <w:rPr>
                  <w:rFonts w:ascii="Times New Roman" w:hAnsi="Times New Roman" w:cs="Times New Roman" w:eastAsiaTheme="minorEastAsia"/>
                </w:rPr>
                <w:t>Cerstve/stare</w:t>
              </w:r>
            </w:ins>
          </w:p>
          <w:p w:rsidRPr="002548D5" w:rsidR="002E7292" w:rsidP="00052A27" w:rsidRDefault="6FC0BE4C" w14:paraId="64129A08" w14:textId="77777777">
            <w:pPr>
              <w:spacing w:line="360" w:lineRule="auto"/>
              <w:jc w:val="both"/>
              <w:rPr>
                <w:ins w:author="Potterf Mária" w:date="2026-06-04T09:53:00Z" w16du:dateUtc="2026-06-04T07:53:00Z" w:id="365"/>
                <w:rFonts w:ascii="Times New Roman" w:hAnsi="Times New Roman" w:cs="Times New Roman" w:eastAsiaTheme="minorEastAsia"/>
                <w:color w:val="000000"/>
                <w:sz w:val="22"/>
                <w:szCs w:val="22"/>
              </w:rPr>
            </w:pPr>
            <w:ins w:author="Potterf Mária" w:date="2026-06-04T09:53:00Z" w16du:dateUtc="2026-06-04T07:53:00Z" w:id="366">
              <w:r w:rsidRPr="002548D5">
                <w:rPr>
                  <w:rFonts w:ascii="Times New Roman" w:hAnsi="Times New Roman" w:cs="Times New Roman" w:eastAsiaTheme="minorEastAsia"/>
                  <w:color w:val="000000" w:themeColor="text1"/>
                  <w:sz w:val="22"/>
                  <w:szCs w:val="22"/>
                </w:rPr>
                <w:t>Procento zasaženého obvodu kmene [%]</w:t>
              </w:r>
            </w:ins>
          </w:p>
          <w:p w:rsidRPr="002548D5" w:rsidR="002E7292" w:rsidP="00052A27" w:rsidRDefault="6FC0BE4C" w14:paraId="38AC09E9" w14:textId="77777777">
            <w:pPr>
              <w:spacing w:line="360" w:lineRule="auto"/>
              <w:jc w:val="both"/>
              <w:rPr>
                <w:ins w:author="Potterf Mária" w:date="2026-06-04T09:53:00Z" w16du:dateUtc="2026-06-04T07:53:00Z" w:id="367"/>
                <w:rFonts w:ascii="Times New Roman" w:hAnsi="Times New Roman" w:cs="Times New Roman" w:eastAsiaTheme="minorEastAsia"/>
              </w:rPr>
            </w:pPr>
            <w:ins w:author="Potterf Mária" w:date="2026-06-04T09:53:00Z" w16du:dateUtc="2026-06-04T07:53:00Z" w:id="368">
              <w:r w:rsidRPr="002548D5">
                <w:rPr>
                  <w:rFonts w:ascii="Times New Roman" w:hAnsi="Times New Roman" w:cs="Times New Roman" w:eastAsiaTheme="minorEastAsia"/>
                </w:rPr>
                <w:t>Dlzka vertikalniho poskozeni [cm]</w:t>
              </w:r>
            </w:ins>
          </w:p>
        </w:tc>
        <w:tc>
          <w:tcPr>
            <w:tcW w:w="3503" w:type="dxa"/>
          </w:tcPr>
          <w:p w:rsidRPr="002548D5" w:rsidR="002E7292" w:rsidP="00052A27" w:rsidRDefault="6FC0BE4C" w14:paraId="3B0503CA" w14:textId="77777777">
            <w:pPr>
              <w:spacing w:line="360" w:lineRule="auto"/>
              <w:jc w:val="both"/>
              <w:rPr>
                <w:ins w:author="Potterf Mária" w:date="2026-06-04T09:53:00Z" w16du:dateUtc="2026-06-04T07:53:00Z" w:id="369"/>
                <w:rFonts w:ascii="Times New Roman" w:hAnsi="Times New Roman" w:cs="Times New Roman" w:eastAsiaTheme="minorEastAsia"/>
              </w:rPr>
            </w:pPr>
            <w:ins w:author="Potterf Mária" w:date="2026-06-04T09:53:00Z" w16du:dateUtc="2026-06-04T07:53:00Z" w:id="370">
              <w:r w:rsidRPr="002548D5">
                <w:rPr>
                  <w:rFonts w:ascii="Times New Roman" w:hAnsi="Times New Roman" w:cs="Times New Roman" w:eastAsiaTheme="minorEastAsia"/>
                </w:rPr>
                <w:t>zver/mechanizace/mysovite/ine bioticke/nejasna</w:t>
              </w:r>
            </w:ins>
          </w:p>
        </w:tc>
        <w:tc>
          <w:tcPr>
            <w:tcW w:w="661" w:type="dxa"/>
          </w:tcPr>
          <w:p w:rsidRPr="002548D5" w:rsidR="002E7292" w:rsidP="00052A27" w:rsidRDefault="6FC0BE4C" w14:paraId="4A6F358C" w14:textId="77777777">
            <w:pPr>
              <w:spacing w:line="360" w:lineRule="auto"/>
              <w:jc w:val="both"/>
              <w:rPr>
                <w:ins w:author="Potterf Mária" w:date="2026-06-04T09:53:00Z" w16du:dateUtc="2026-06-04T07:53:00Z" w:id="371"/>
                <w:rFonts w:ascii="Times New Roman" w:hAnsi="Times New Roman" w:cs="Times New Roman" w:eastAsiaTheme="minorEastAsia"/>
              </w:rPr>
            </w:pPr>
            <w:ins w:author="Potterf Mária" w:date="2026-06-04T09:53:00Z" w16du:dateUtc="2026-06-04T07:53:00Z" w:id="372">
              <w:r w:rsidRPr="002548D5">
                <w:rPr>
                  <w:rFonts w:ascii="Times New Roman" w:hAnsi="Times New Roman" w:cs="Times New Roman" w:eastAsiaTheme="minorEastAsia"/>
                </w:rPr>
                <w:t xml:space="preserve">No </w:t>
              </w:r>
            </w:ins>
          </w:p>
        </w:tc>
        <w:tc>
          <w:tcPr>
            <w:tcW w:w="1369" w:type="dxa"/>
          </w:tcPr>
          <w:p w:rsidRPr="002548D5" w:rsidR="002E7292" w:rsidP="00052A27" w:rsidRDefault="002E7292" w14:paraId="27661B8B" w14:textId="77777777">
            <w:pPr>
              <w:spacing w:line="360" w:lineRule="auto"/>
              <w:jc w:val="both"/>
              <w:rPr>
                <w:ins w:author="Potterf Mária" w:date="2026-06-04T09:53:00Z" w16du:dateUtc="2026-06-04T07:53:00Z" w:id="373"/>
                <w:rFonts w:ascii="Times New Roman" w:hAnsi="Times New Roman" w:cs="Times New Roman" w:eastAsiaTheme="minorEastAsia"/>
              </w:rPr>
            </w:pPr>
          </w:p>
        </w:tc>
      </w:tr>
    </w:tbl>
    <w:p w:rsidRPr="002548D5" w:rsidR="002E7292" w:rsidP="00052A27" w:rsidRDefault="002E7292" w14:paraId="08E7ADA4" w14:textId="77777777">
      <w:pPr>
        <w:spacing w:line="360" w:lineRule="auto"/>
        <w:jc w:val="both"/>
        <w:rPr>
          <w:ins w:author="Potterf Mária" w:date="2026-06-04T10:12:00Z" w16du:dateUtc="2026-06-04T08:12:00Z" w:id="374"/>
          <w:rFonts w:ascii="Times New Roman" w:hAnsi="Times New Roman" w:cs="Times New Roman" w:eastAsiaTheme="minorEastAsia"/>
          <w:sz w:val="22"/>
          <w:szCs w:val="22"/>
        </w:rPr>
      </w:pPr>
    </w:p>
    <w:p w:rsidRPr="002548D5" w:rsidR="00A52823" w:rsidP="00052A27" w:rsidRDefault="00A52823" w14:paraId="6748D173" w14:textId="77777777">
      <w:pPr>
        <w:spacing w:line="360" w:lineRule="auto"/>
        <w:jc w:val="both"/>
        <w:rPr>
          <w:ins w:author="Potterf Mária" w:date="2026-06-04T10:12:00Z" w16du:dateUtc="2026-06-04T08:12:00Z" w:id="375"/>
          <w:rFonts w:ascii="Times New Roman" w:hAnsi="Times New Roman" w:cs="Times New Roman" w:eastAsiaTheme="minorEastAsia"/>
          <w:sz w:val="22"/>
          <w:szCs w:val="22"/>
        </w:rPr>
      </w:pPr>
    </w:p>
    <w:p w:rsidRPr="002548D5" w:rsidR="00A52823" w:rsidP="00052A27" w:rsidRDefault="76D47291" w14:paraId="48032537" w14:textId="4502CE8B">
      <w:pPr>
        <w:spacing w:line="360" w:lineRule="auto"/>
        <w:jc w:val="both"/>
        <w:rPr>
          <w:rFonts w:ascii="Times New Roman" w:hAnsi="Times New Roman" w:cs="Times New Roman" w:eastAsiaTheme="minorEastAsia"/>
          <w:sz w:val="22"/>
          <w:szCs w:val="22"/>
        </w:rPr>
      </w:pPr>
      <w:ins w:author="Potterf Mária" w:date="2026-06-04T10:12:00Z" w16du:dateUtc="2026-06-04T08:12:00Z" w:id="376">
        <w:r w:rsidRPr="002548D5">
          <w:rPr>
            <w:rFonts w:ascii="Times New Roman" w:hAnsi="Times New Roman" w:cs="Times New Roman"/>
            <w:noProof/>
          </w:rPr>
          <w:lastRenderedPageBreak/>
          <w:drawing>
            <wp:inline distT="0" distB="0" distL="0" distR="0" wp14:anchorId="280194EA" wp14:editId="76F062EE">
              <wp:extent cx="3410426" cy="2905530"/>
              <wp:effectExtent l="0" t="0" r="0" b="0"/>
              <wp:docPr id="94997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70711" name=""/>
                      <pic:cNvPicPr/>
                    </pic:nvPicPr>
                    <pic:blipFill>
                      <a:blip r:embed="rId22"/>
                      <a:stretch>
                        <a:fillRect/>
                      </a:stretch>
                    </pic:blipFill>
                    <pic:spPr>
                      <a:xfrm>
                        <a:off x="0" y="0"/>
                        <a:ext cx="3410426" cy="2905530"/>
                      </a:xfrm>
                      <a:prstGeom prst="rect">
                        <a:avLst/>
                      </a:prstGeom>
                    </pic:spPr>
                  </pic:pic>
                </a:graphicData>
              </a:graphic>
            </wp:inline>
          </w:drawing>
        </w:r>
      </w:ins>
    </w:p>
    <w:p w:rsidRPr="002548D5" w:rsidR="0002534A" w:rsidP="00052A27" w:rsidRDefault="7828DB77" w14:paraId="687FD357" w14:textId="497545E1">
      <w:pPr>
        <w:spacing w:line="360" w:lineRule="auto"/>
        <w:jc w:val="both"/>
        <w:rPr>
          <w:rFonts w:ascii="Times New Roman" w:hAnsi="Times New Roman" w:cs="Times New Roman" w:eastAsiaTheme="minorEastAsia"/>
          <w:b/>
          <w:bCs/>
        </w:rPr>
      </w:pPr>
      <w:r w:rsidRPr="002548D5">
        <w:rPr>
          <w:rFonts w:ascii="Times New Roman" w:hAnsi="Times New Roman" w:cs="Times New Roman" w:eastAsiaTheme="minorEastAsia"/>
          <w:b/>
          <w:bCs/>
        </w:rPr>
        <w:t>References</w:t>
      </w:r>
    </w:p>
    <w:p w:rsidRPr="002548D5" w:rsidR="005944B3" w:rsidP="00052A27" w:rsidRDefault="66D7E0A6" w14:paraId="7B8260A3" w14:textId="76034B2B">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POTTERF, Mária; SCHATTENBERG, Christian; KRÜGER, Kirsten; HOCHHOLZER, Kilian; RAMMER, Werner; GRÜNIG, Marc; BRAZIUNAS, Kristin H.; DOLLINGER, Christina; ERHARDT, Aikio; GÉGOUT, Jean-Claude; GERES, Lisa; GREINER, Sina; HLÁSNY, Tomáš; HUBER, Anne; KERBER, Jonas; LECINA-DIAZ, Judit; MANDL, Lisa; MODLINGER, Roman; MOHR, Johannes S.; MÜLLER, Jörg; MUÑOZ MAZÓN, Miguel; PINTO, Paulina E.; RICHTER, Tobias; SEIBOLD, Sebastian; SENF, Cornelius; SERRA-DIAZ, Josep M.; STRITIH, Ana; THOM, Dominik; VIANA-SOTO, Alba; ZOU, Jiayun; SEIDL, Rupert. Tree regeneration after unprecedented forest disturbances in Central Europe is robust but maladapted to future climate change. Communications Biology. 2025, roč. 8, čl. 281. ISSN 2399-3642. </w:t>
      </w:r>
      <w:hyperlink r:id="rId23">
        <w:r w:rsidRPr="002548D5" w:rsidR="188F02EC">
          <w:rPr>
            <w:rStyle w:val="Hypertextovodkaz"/>
            <w:rFonts w:ascii="Times New Roman" w:hAnsi="Times New Roman" w:cs="Times New Roman" w:eastAsiaTheme="minorEastAsia"/>
          </w:rPr>
          <w:t>10.1111/gcb.70734</w:t>
        </w:r>
      </w:hyperlink>
    </w:p>
    <w:p w:rsidRPr="002548D5" w:rsidR="00AC5941" w:rsidP="00052A27" w:rsidRDefault="7828DB77" w14:paraId="7E57413B" w14:textId="167AAE6E">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SEIDL, Rupert; SENF, Cornelius. Changes in planned and unplanned canopy openings are linked in Europe’s forests. Nature Communications. 2024, roč. 15, čl. 4741. ISSN 2041-1723. </w:t>
      </w:r>
      <w:hyperlink r:id="rId24">
        <w:r w:rsidRPr="002548D5">
          <w:rPr>
            <w:rStyle w:val="Hypertextovodkaz"/>
            <w:rFonts w:ascii="Times New Roman" w:hAnsi="Times New Roman" w:cs="Times New Roman" w:eastAsiaTheme="minorEastAsia"/>
            <w:sz w:val="22"/>
            <w:szCs w:val="22"/>
          </w:rPr>
          <w:t>https://doi.org/10.1038/s41467-024-49116-0</w:t>
        </w:r>
      </w:hyperlink>
    </w:p>
    <w:p w:rsidRPr="002548D5" w:rsidR="00AC5941" w:rsidP="00052A27" w:rsidRDefault="7828DB77" w14:paraId="2168F8C8" w14:textId="5E7A394F">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SENF, Cornelius; SEIDL, Rupert. Mapping the forest disturbance regimes of Europe. Nature Sustainability. 2021, roč. 4, č. 1, s. 63–70. ISSN 2398-9629. </w:t>
      </w:r>
      <w:hyperlink r:id="rId25">
        <w:r w:rsidRPr="002548D5">
          <w:rPr>
            <w:rStyle w:val="Hypertextovodkaz"/>
            <w:rFonts w:ascii="Times New Roman" w:hAnsi="Times New Roman" w:cs="Times New Roman" w:eastAsiaTheme="minorEastAsia"/>
            <w:sz w:val="22"/>
            <w:szCs w:val="22"/>
          </w:rPr>
          <w:t>https://doi.org/10.1038/s41893-020-00609-y</w:t>
        </w:r>
      </w:hyperlink>
    </w:p>
    <w:p w:rsidRPr="002548D5" w:rsidR="00AC5941" w:rsidP="00052A27" w:rsidRDefault="7828DB77" w14:paraId="46F93C4F" w14:textId="2B5158D6">
      <w:pPr>
        <w:spacing w:line="360" w:lineRule="auto"/>
        <w:jc w:val="both"/>
        <w:rPr>
          <w:rFonts w:ascii="Times New Roman" w:hAnsi="Times New Roman" w:cs="Times New Roman" w:eastAsiaTheme="minorEastAsia"/>
          <w:sz w:val="22"/>
          <w:szCs w:val="22"/>
        </w:rPr>
      </w:pPr>
      <w:r w:rsidRPr="002548D5">
        <w:rPr>
          <w:rFonts w:ascii="Times New Roman" w:hAnsi="Times New Roman" w:cs="Times New Roman" w:eastAsiaTheme="minorEastAsia"/>
          <w:sz w:val="22"/>
          <w:szCs w:val="22"/>
        </w:rPr>
        <w:t xml:space="preserve">WASHAYA, Prosper; MODLINGER, Roman; TYŠER, Daniel; HLÁSNÝ, Tomáš. Patterns and impacts of an unprecedented outbreak of bark beetles in Central Europe: A glimpse into the future? Forest Ecosystems. 2024, roč. 11, čl. 100243. ISSN 2197-5620. </w:t>
      </w:r>
      <w:hyperlink r:id="rId26">
        <w:r w:rsidRPr="002548D5">
          <w:rPr>
            <w:rStyle w:val="Hypertextovodkaz"/>
            <w:rFonts w:ascii="Times New Roman" w:hAnsi="Times New Roman" w:cs="Times New Roman" w:eastAsiaTheme="minorEastAsia"/>
            <w:sz w:val="22"/>
            <w:szCs w:val="22"/>
          </w:rPr>
          <w:t>https://doi.org/10.1016/j.fecs.2024.100243</w:t>
        </w:r>
      </w:hyperlink>
    </w:p>
    <w:sectPr w:rsidRPr="002548D5" w:rsidR="00AC5941">
      <w:pgSz w:w="12240" w:h="15840" w:orient="portrait"/>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TH" w:author="Hlásny Tomáš" w:date="2026-05-28T09:14:00Z" w:id="0">
    <w:p w:rsidR="00245BA2" w:rsidP="00245BA2" w:rsidRDefault="00245BA2" w14:paraId="3C33EE58" w14:textId="77777777">
      <w:r>
        <w:annotationRef/>
      </w:r>
      <w:r>
        <w:t>Vieš aky je v tom rozdiel?  (:</w:t>
      </w:r>
    </w:p>
  </w:comment>
  <w:comment w:initials="NM" w:author="Neugebauer Michal" w:date="2026-05-28T15:54:00Z" w:id="1">
    <w:p w:rsidR="00D81610" w:rsidRDefault="00D81610" w14:paraId="46415EA3" w14:textId="34F53460">
      <w:pPr>
        <w:pStyle w:val="Textkomente"/>
      </w:pPr>
      <w:r>
        <w:rPr>
          <w:rStyle w:val="Odkaznakoment"/>
        </w:rPr>
        <w:annotationRef/>
      </w:r>
      <w:r w:rsidRPr="54789EF4">
        <w:t>Ekologická stabilita bych řekl, že je zastřešující pojem pro rezistenci a resilienci při čemž rezistence je schopnost ekosystému odolávat negativním vlivům a resilience je shopnost ekosystému k návratu do funkčního stavu ekosystému?</w:t>
      </w:r>
    </w:p>
  </w:comment>
  <w:comment w:initials="MP" w:author="Potterf Mária" w:date="2026-05-28T09:15:00Z" w:id="2">
    <w:p w:rsidR="00204737" w:rsidP="00204737" w:rsidRDefault="00204737" w14:paraId="3E93FCC2" w14:textId="77777777">
      <w:r>
        <w:rPr>
          <w:rStyle w:val="Odkaznakoment"/>
        </w:rPr>
        <w:annotationRef/>
      </w:r>
      <w:r>
        <w:t>In final version, we can combine all mature tree dieback in one (shorter) paragraph and keep the focus on regeneration and its threads</w:t>
      </w:r>
    </w:p>
  </w:comment>
  <w:comment w:initials="MP" w:author="Potterf Mária" w:date="2026-05-28T09:09:00Z" w:id="8">
    <w:p w:rsidR="00E81871" w:rsidP="00E81871" w:rsidRDefault="00E81871" w14:paraId="6DA7EC81" w14:textId="77777777">
      <w:r>
        <w:rPr>
          <w:rStyle w:val="Odkaznakoment"/>
        </w:rPr>
        <w:annotationRef/>
      </w:r>
      <w:r>
        <w:t>Still, those affects mature trees. We might need to have one extra paragraph to discuss risks for early regrowth - late freeze, ungulates, mices, novel pathogenes, ...</w:t>
      </w:r>
    </w:p>
  </w:comment>
  <w:comment w:initials="TH" w:author="Hlásny Tomáš" w:date="2026-05-28T09:17:00Z" w:id="11">
    <w:p w:rsidR="00D86827" w:rsidP="00D86827" w:rsidRDefault="00D86827" w14:paraId="0B115AE6" w14:textId="77777777">
      <w:pPr>
        <w:pStyle w:val="Textkomente"/>
      </w:pPr>
      <w:r>
        <w:annotationRef/>
      </w:r>
      <w:r>
        <w:t xml:space="preserve">Ten predošlý text potrebujeme spoji´t do jedneho odstavca, ktorého vysledkom budu pritomnost velkych holin, ktore su challenge z hladiska obnovy a zaroveň opportunity window pre zmenu drevinnej skladby, štruktury atd. </w:t>
      </w:r>
    </w:p>
    <w:p w:rsidR="00D86827" w:rsidP="00D86827" w:rsidRDefault="00D86827" w14:paraId="49E5B954" w14:textId="77777777">
      <w:pPr>
        <w:pStyle w:val="Textkomente"/>
      </w:pPr>
      <w:r>
        <w:t>A ´dalej už pokračuješ tym, jako ten „opportunity window“ funguje a nasledne jako bio-abio faktory ho ovplyvńujú a jako málo o tom vieme. Potom už len ciele a hypotezy - celé 2.5 strany</w:t>
      </w:r>
    </w:p>
  </w:comment>
  <w:comment w:initials="MP" w:author="Potterf Mária" w:date="2026-05-28T09:22:00Z" w:id="49">
    <w:p w:rsidR="00C30F80" w:rsidP="00C30F80" w:rsidRDefault="00C30F80" w14:paraId="0559216B" w14:textId="77777777">
      <w:pPr>
        <w:pStyle w:val="Textkomente"/>
      </w:pPr>
      <w:r>
        <w:annotationRef/>
      </w:r>
      <w:r>
        <w:t>Too detailed for international readership</w:t>
      </w:r>
    </w:p>
  </w:comment>
  <w:comment w:initials="TH" w:author="Hlásny Tomáš" w:date="2026-05-28T09:21:00Z" w:id="52">
    <w:p w:rsidR="0072449D" w:rsidP="0072449D" w:rsidRDefault="0072449D" w14:paraId="1B5B62B3" w14:textId="77777777">
      <w:pPr>
        <w:pStyle w:val="Textkomente"/>
      </w:pPr>
      <w:r>
        <w:annotationRef/>
      </w:r>
      <w:r>
        <w:t>Trochu sa mi to prelina s dalšou kapitolou Field sampling</w:t>
      </w:r>
    </w:p>
  </w:comment>
  <w:comment w:initials="TH" w:author="Hlásny Tomáš" w:date="2026-05-28T09:23:00Z" w:id="53">
    <w:p w:rsidR="00451FCB" w:rsidP="00451FCB" w:rsidRDefault="00451FCB" w14:paraId="33E465F2" w14:textId="77777777">
      <w:pPr>
        <w:pStyle w:val="Textkomente"/>
      </w:pPr>
      <w:r>
        <w:annotationRef/>
      </w:r>
      <w:r>
        <w:t>V prvej časti by som len vymedzil a opisal cele uzemie, tak jako v majinom članku</w:t>
      </w:r>
    </w:p>
    <w:p w:rsidR="00451FCB" w:rsidP="00451FCB" w:rsidRDefault="00451FCB" w14:paraId="5C27B7C0" w14:textId="77777777">
      <w:pPr>
        <w:pStyle w:val="Textkomente"/>
      </w:pPr>
      <w:r>
        <w:t>Potom field sampling - schema plots sublplots</w:t>
      </w:r>
    </w:p>
    <w:p w:rsidR="00451FCB" w:rsidP="00451FCB" w:rsidRDefault="00451FCB" w14:paraId="7AC11B7C" w14:textId="77777777">
      <w:pPr>
        <w:pStyle w:val="Textkomente"/>
      </w:pPr>
      <w:r>
        <w:t>Zameraj sa na tie atributy, o ktorych je članok. V prvom rade poškodenie</w:t>
      </w:r>
    </w:p>
    <w:p w:rsidR="00451FCB" w:rsidP="00451FCB" w:rsidRDefault="00451FCB" w14:paraId="5D4862F9" w14:textId="77777777">
      <w:pPr>
        <w:pStyle w:val="Textkomente"/>
      </w:pPr>
      <w:r>
        <w:t xml:space="preserve">Nasledne prediktory, ktore potrebuješ - dreviny, management … </w:t>
      </w:r>
    </w:p>
    <w:p w:rsidR="00451FCB" w:rsidP="00451FCB" w:rsidRDefault="00451FCB" w14:paraId="3D09DF45" w14:textId="77777777">
      <w:pPr>
        <w:pStyle w:val="Textkomente"/>
        <w:ind w:left="300"/>
      </w:pPr>
      <w:r>
        <w:t>Regeneration damage survey</w:t>
      </w:r>
    </w:p>
    <w:p w:rsidR="00451FCB" w:rsidP="00451FCB" w:rsidRDefault="00451FCB" w14:paraId="3EC73AB9" w14:textId="77777777">
      <w:pPr>
        <w:pStyle w:val="Textkomente"/>
        <w:ind w:left="300"/>
      </w:pPr>
      <w:r>
        <w:t>Regeneration structure and composition</w:t>
      </w:r>
    </w:p>
    <w:p w:rsidR="00451FCB" w:rsidP="00451FCB" w:rsidRDefault="00451FCB" w14:paraId="0EC8CE98" w14:textId="77777777">
      <w:pPr>
        <w:pStyle w:val="Textkomente"/>
        <w:ind w:left="300"/>
      </w:pPr>
      <w:r>
        <w:t>Management interventions</w:t>
      </w:r>
    </w:p>
  </w:comment>
  <w:comment w:initials="MP" w:author="Potterf Mária" w:date="2026-05-28T09:25:00Z" w:id="80">
    <w:p w:rsidR="000217ED" w:rsidP="000217ED" w:rsidRDefault="000217ED" w14:paraId="1460090E" w14:textId="77777777">
      <w:pPr>
        <w:pStyle w:val="Textkomente"/>
      </w:pPr>
      <w:r>
        <w:annotationRef/>
      </w:r>
      <w:r>
        <w:t>Growth parameters? Maybe indivudal characteristics?</w:t>
      </w:r>
    </w:p>
  </w:comment>
  <w:comment w:initials="MP" w:author="Potterf Mária" w:date="2026-05-28T09:25:00Z" w:id="81">
    <w:p w:rsidR="00F0175F" w:rsidP="00F0175F" w:rsidRDefault="00F0175F" w14:paraId="15E3AC25" w14:textId="77777777">
      <w:pPr>
        <w:pStyle w:val="Textkomente"/>
      </w:pPr>
      <w:r>
        <w:annotationRef/>
      </w:r>
      <w:r>
        <w:t>Not per tree, only per subplot</w:t>
      </w:r>
    </w:p>
  </w:comment>
  <w:comment w:initials="MP" w:author="Potterf Mária" w:date="2026-05-28T09:28:00Z" w:id="84">
    <w:p w:rsidR="00BF6F01" w:rsidP="00BF6F01" w:rsidRDefault="00BF6F01" w14:paraId="32AB2431" w14:textId="77777777">
      <w:pPr>
        <w:pStyle w:val="Textkomente"/>
      </w:pPr>
      <w:r>
        <w:rPr>
          <w:rStyle w:val="Zdraznnintenzivn"/>
        </w:rPr>
        <w:annotationRef/>
      </w:r>
      <w:r>
        <w:t xml:space="preserve">Toto b som dala do samostatnej casti: bioticky material, a mali by sme subkapitolu predtym na tym poskodenia podla cati jedinca, podla priciny (bio/abio), </w:t>
      </w:r>
    </w:p>
  </w:comment>
  <w:comment w:initials="MP" w:author="Potterf Mária" w:date="2026-05-28T09:26:00Z" w:id="85">
    <w:p w:rsidR="004472AA" w:rsidP="004472AA" w:rsidRDefault="004472AA" w14:paraId="285231FC" w14:textId="77777777">
      <w:pPr>
        <w:pStyle w:val="Textkomente"/>
      </w:pPr>
      <w:r>
        <w:annotationRef/>
      </w:r>
      <w:r>
        <w:t>Fakt len 13?</w:t>
      </w:r>
    </w:p>
  </w:comment>
  <w:comment w:initials="MP" w:author="Potterf Mária" w:date="2026-05-28T09:26:00Z" w:id="86">
    <w:p w:rsidR="000E51E4" w:rsidP="000E51E4" w:rsidRDefault="000E51E4" w14:paraId="1BECBFAC" w14:textId="77777777">
      <w:pPr>
        <w:pStyle w:val="Textkomente"/>
      </w:pPr>
      <w:r>
        <w:annotationRef/>
      </w:r>
      <w:r>
        <w:t>To by som dala do vysledkov potom</w:t>
      </w:r>
    </w:p>
  </w:comment>
  <w:comment w:initials="MP" w:author="Potterf Mária" w:date="2026-05-28T09:29:00Z" w:id="87">
    <w:p w:rsidR="00BE17A0" w:rsidP="00BE17A0" w:rsidRDefault="00BE17A0" w14:paraId="7FBEF99B" w14:textId="77777777">
      <w:pPr>
        <w:pStyle w:val="Textkomente"/>
      </w:pPr>
      <w:r>
        <w:rPr>
          <w:rStyle w:val="Zdraznnintenzivn"/>
        </w:rPr>
        <w:annotationRef/>
      </w:r>
      <w:r>
        <w:t xml:space="preserve">Toto by som dala do vysledkov. Opat, cisla tu su sice nizke, a berme do uvady, ze to znamena, ze na ostatnych stromoch taketo poskodenie nebolo, co je vlastne dobra sprava. </w:t>
      </w:r>
    </w:p>
  </w:comment>
  <w:comment w:initials="TH" w:author="Hlásny Tomáš" w:date="2026-05-28T09:26:00Z" w:id="116">
    <w:p w:rsidR="00FB5A17" w:rsidP="00FB5A17" w:rsidRDefault="00FB5A17" w14:paraId="36F8B858" w14:textId="77777777">
      <w:pPr>
        <w:pStyle w:val="Textkomente"/>
      </w:pPr>
      <w:r>
        <w:rPr>
          <w:rStyle w:val="Odkaznakoment"/>
        </w:rPr>
        <w:annotationRef/>
      </w:r>
      <w:r>
        <w:t>Pre grafy a analyzy</w:t>
      </w:r>
    </w:p>
  </w:comment>
  <w:comment w:initials="TH" w:author="Hlásny Tomáš" w:date="2026-05-28T09:29:00Z" w:id="134">
    <w:p w:rsidR="00C64258" w:rsidP="00C64258" w:rsidRDefault="00C64258" w14:paraId="6175A108" w14:textId="77777777">
      <w:pPr>
        <w:pStyle w:val="Textkomente"/>
      </w:pPr>
      <w:r>
        <w:rPr>
          <w:rStyle w:val="Zdraznnintenzivn"/>
        </w:rPr>
        <w:annotationRef/>
      </w:r>
      <w:r>
        <w:t>Zrejme by sme mali ist aj tie ´dalšie premmene - from photographs, laboratory cultivation, DNA …. ?</w:t>
      </w:r>
    </w:p>
  </w:comment>
  <w:comment w:initials="TH" w:author="Hlásny Tomáš" w:date="2026-05-28T09:24:00Z" w:id="145">
    <w:p w:rsidR="00D672D1" w:rsidP="00D672D1" w:rsidRDefault="00D672D1" w14:paraId="3ED1D6D5" w14:textId="77777777">
      <w:pPr>
        <w:pStyle w:val="Textkomente"/>
      </w:pPr>
      <w:r>
        <w:annotationRef/>
      </w:r>
      <w:r>
        <w:t>Tomuto stlpcu nerozumiem</w:t>
      </w:r>
    </w:p>
  </w:comment>
  <w:comment w:initials="TH" w:author="Hlásny Tomáš" w:date="2026-05-28T09:28:00Z" w:id="160">
    <w:p w:rsidR="009C55E5" w:rsidP="009C55E5" w:rsidRDefault="009C55E5" w14:paraId="21AC8A9F" w14:textId="77777777">
      <w:pPr>
        <w:pStyle w:val="Textkomente"/>
      </w:pPr>
      <w:r>
        <w:rPr>
          <w:rStyle w:val="Zdraznnintenzivn"/>
        </w:rPr>
        <w:annotationRef/>
      </w:r>
      <w:r>
        <w:t>Potrebujem aj tie predošle dve premenne? ZÚŽIL BY SOM to len na to, čo nakoniec vstupovalo do analyzyy</w:t>
      </w:r>
    </w:p>
  </w:comment>
  <w:comment w:initials="TH" w:author="Hlásny Tomáš" w:date="2026-05-28T09:30:00Z" w:id="207">
    <w:p w:rsidR="00C43FD1" w:rsidP="00C43FD1" w:rsidRDefault="00C43FD1" w14:paraId="6DEF698E" w14:textId="77777777">
      <w:pPr>
        <w:pStyle w:val="Textkomente"/>
      </w:pPr>
      <w:r>
        <w:rPr>
          <w:rStyle w:val="Zdraznnintenzivn"/>
        </w:rPr>
        <w:annotationRef/>
      </w:r>
      <w:r>
        <w:t>Nemiešal by som to jako je to použite v modely s tym, z kade ta premenna pochadza. Na modely by som nechal samostatnu kapitolu, tabulku</w:t>
      </w:r>
    </w:p>
  </w:comment>
  <w:comment w:initials="TH" w:author="Hlásny Tomáš" w:date="2026-05-28T09:30:00Z" w:id="239">
    <w:p w:rsidR="00C43FD1" w:rsidP="00C43FD1" w:rsidRDefault="00C43FD1" w14:paraId="2B1EC12A" w14:textId="77777777">
      <w:pPr>
        <w:pStyle w:val="Textkomente"/>
      </w:pPr>
      <w:r>
        <w:rPr>
          <w:rStyle w:val="Zdraznnintenzivn"/>
        </w:rPr>
        <w:annotationRef/>
      </w:r>
      <w:r>
        <w:t>To vstupovalo do analyz?</w:t>
      </w:r>
    </w:p>
  </w:comment>
  <w:comment w:initials="TH" w:author="Hlásny Tomáš" w:date="2026-07-02T16:08:00Z" w:id="304">
    <w:p w:rsidR="00491E3D" w:rsidP="00491E3D" w:rsidRDefault="00491E3D" w14:paraId="4313B376" w14:textId="77777777">
      <w:pPr>
        <w:pStyle w:val="Textkomente"/>
      </w:pPr>
      <w:r>
        <w:rPr>
          <w:rStyle w:val="Odkaznakoment"/>
        </w:rPr>
        <w:annotationRef/>
      </w:r>
      <w:r>
        <w:t>Toto nie je testovatelna hypoteza</w:t>
      </w:r>
    </w:p>
  </w:comment>
  <w:comment w:initials="MN" w:author="Neugebauer Michal" w:date="2026-08-03T16:06:00Z" w:id="305">
    <w:p w:rsidR="00052A27" w:rsidP="00052A27" w:rsidRDefault="00052A27" w14:paraId="6A5A88DD" w14:textId="77777777">
      <w:pPr>
        <w:pStyle w:val="Textkomente"/>
      </w:pPr>
      <w:r>
        <w:rPr>
          <w:rStyle w:val="Odkaznakoment"/>
        </w:rPr>
        <w:annotationRef/>
      </w:r>
      <w:r>
        <w:t>Spíš metodika</w:t>
      </w:r>
    </w:p>
  </w:comment>
  <w:comment w:initials="MN" w:author="Neugebauer Michal" w:date="2026-08-03T16:06:00Z" w:id="306">
    <w:p w:rsidR="00052A27" w:rsidP="00052A27" w:rsidRDefault="00052A27" w14:paraId="53A1BF0A" w14:textId="77777777">
      <w:pPr>
        <w:pStyle w:val="Textkomente"/>
      </w:pPr>
      <w:r>
        <w:rPr>
          <w:rStyle w:val="Odkaznakoment"/>
        </w:rPr>
        <w:annotationRef/>
      </w:r>
      <w:r>
        <w:t>Možná do diskuze?</w:t>
      </w:r>
    </w:p>
  </w:comment>
  <w:comment w:initials="MP" w:author="Potterf Mária" w:date="2026-05-28T09:36:00Z" w:id="315">
    <w:p w:rsidR="002E7292" w:rsidP="00D06A81" w:rsidRDefault="002E7292" w14:paraId="6C0200E3" w14:textId="77777777">
      <w:pPr>
        <w:pStyle w:val="Textkomente"/>
      </w:pPr>
      <w:r>
        <w:rPr>
          <w:rStyle w:val="Odkaznakoment"/>
        </w:rPr>
        <w:annotationRef/>
      </w:r>
      <w:r>
        <w:t>Takto sumarna tabulka ze co sme merali kde - mozme aj spravit pekny obrazok 😉</w:t>
      </w:r>
    </w:p>
  </w:comment>
  <w:comment w:initials="MP" w:author="Potterf Mária" w:date="2026-05-28T10:31:00Z" w:id="316">
    <w:p w:rsidR="002E7292" w:rsidP="009634FC" w:rsidRDefault="002E7292" w14:paraId="23E8EFEA" w14:textId="77777777">
      <w:pPr>
        <w:pStyle w:val="Textkomente"/>
      </w:pPr>
      <w:r>
        <w:rPr>
          <w:rStyle w:val="Odkaznakoment"/>
        </w:rPr>
        <w:annotationRef/>
      </w:r>
      <w:r>
        <w:t xml:space="preserve">Napr. </w:t>
      </w:r>
      <w:r>
        <w:rPr>
          <w:noProof/>
        </w:rPr>
        <w:drawing>
          <wp:inline distT="0" distB="0" distL="0" distR="0" wp14:anchorId="3A48A9C4" wp14:editId="10A5A22B">
            <wp:extent cx="5972810" cy="6534785"/>
            <wp:effectExtent l="0" t="0" r="8890" b="0"/>
            <wp:docPr id="188781016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46939" name="Picture 1604546939" descr="Image"/>
                    <pic:cNvPicPr/>
                  </pic:nvPicPr>
                  <pic:blipFill>
                    <a:blip r:embed="rId1">
                      <a:extLst>
                        <a:ext uri="{28A0092B-C50C-407E-A947-70E740481C1C}">
                          <a14:useLocalDpi xmlns:a14="http://schemas.microsoft.com/office/drawing/2010/main" val="0"/>
                        </a:ext>
                      </a:extLst>
                    </a:blip>
                    <a:stretch>
                      <a:fillRect/>
                    </a:stretch>
                  </pic:blipFill>
                  <pic:spPr>
                    <a:xfrm>
                      <a:off x="0" y="0"/>
                      <a:ext cx="5972810" cy="6534785"/>
                    </a:xfrm>
                    <a:prstGeom prst="rect">
                      <a:avLst/>
                    </a:prstGeom>
                  </pic:spPr>
                </pic:pic>
              </a:graphicData>
            </a:graphic>
          </wp:inline>
        </w:drawing>
      </w:r>
    </w:p>
  </w:comment>
  <w:comment xmlns:w="http://schemas.openxmlformats.org/wordprocessingml/2006/main" w:initials="NM" w:author="Neugebauer Michal" w:date="2026-08-03T18:47:20" w:id="86085746">
    <w:p xmlns:w14="http://schemas.microsoft.com/office/word/2010/wordml" xmlns:w="http://schemas.openxmlformats.org/wordprocessingml/2006/main" w:rsidR="26857523" w:rsidRDefault="3FE7D5A0" w14:paraId="3F381334" w14:textId="16AC7ADC">
      <w:pPr>
        <w:pStyle w:val="CommentText"/>
      </w:pPr>
      <w:r>
        <w:rPr>
          <w:rStyle w:val="CommentReference"/>
        </w:rPr>
        <w:annotationRef/>
      </w:r>
      <w:r w:rsidRPr="03A4D437" w:rsidR="1E62A8F6">
        <w:t>Nechat tedy jednu část? Nebo žádnou a prezentovat obecnou strukturu pouze prostřednictvím tabulky níže?</w:t>
      </w:r>
    </w:p>
  </w:comment>
  <w:comment xmlns:w="http://schemas.openxmlformats.org/wordprocessingml/2006/main" w:initials="PM" w:author="Potterf Mária" w:date="2026-09-18T09:57:36" w:id="1530693502">
    <w:p xmlns:w14="http://schemas.microsoft.com/office/word/2010/wordml" xmlns:w="http://schemas.openxmlformats.org/wordprocessingml/2006/main" w:rsidR="5CE9378F" w:rsidRDefault="41A13414" w14:paraId="4151A7A9" w14:textId="613A7A3F">
      <w:pPr>
        <w:pStyle w:val="CommentText"/>
      </w:pPr>
      <w:r>
        <w:rPr>
          <w:rStyle w:val="CommentReference"/>
        </w:rPr>
        <w:annotationRef/>
      </w:r>
      <w:r w:rsidRPr="290EAEAA" w:rsidR="351E0361">
        <w:t>please, keep only tree species and pool the rest into 'others'  - it is difficult to follow what is ment by 'other conifers, softwood vs hardwood broadleaves' - simpy keep the most interesting species by latin name (maybe 5-7-10, depending how it would look like) and pool the rest into single "other" category</w:t>
      </w:r>
    </w:p>
  </w:comment>
</w:comments>
</file>

<file path=word/commentsExtended.xml><?xml version="1.0" encoding="utf-8"?>
<w15:commentsEx xmlns:mc="http://schemas.openxmlformats.org/markup-compatibility/2006" xmlns:w15="http://schemas.microsoft.com/office/word/2012/wordml" mc:Ignorable="w15">
  <w15:commentEx w15:done="0" w15:paraId="3C33EE58"/>
  <w15:commentEx w15:done="0" w15:paraId="46415EA3" w15:paraIdParent="3C33EE58"/>
  <w15:commentEx w15:done="0" w15:paraId="3E93FCC2"/>
  <w15:commentEx w15:done="0" w15:paraId="6DA7EC81"/>
  <w15:commentEx w15:done="0" w15:paraId="49E5B954"/>
  <w15:commentEx w15:done="0" w15:paraId="0559216B"/>
  <w15:commentEx w15:done="0" w15:paraId="1B5B62B3"/>
  <w15:commentEx w15:done="0" w15:paraId="0EC8CE98" w15:paraIdParent="1B5B62B3"/>
  <w15:commentEx w15:done="0" w15:paraId="1460090E"/>
  <w15:commentEx w15:done="0" w15:paraId="15E3AC25"/>
  <w15:commentEx w15:done="0" w15:paraId="32AB2431"/>
  <w15:commentEx w15:done="0" w15:paraId="285231FC"/>
  <w15:commentEx w15:done="0" w15:paraId="1BECBFAC" w15:paraIdParent="285231FC"/>
  <w15:commentEx w15:done="0" w15:paraId="7FBEF99B"/>
  <w15:commentEx w15:done="0" w15:paraId="36F8B858"/>
  <w15:commentEx w15:done="0" w15:paraId="6175A108"/>
  <w15:commentEx w15:done="0" w15:paraId="3ED1D6D5"/>
  <w15:commentEx w15:done="0" w15:paraId="21AC8A9F"/>
  <w15:commentEx w15:done="0" w15:paraId="6DEF698E"/>
  <w15:commentEx w15:done="0" w15:paraId="2B1EC12A"/>
  <w15:commentEx w15:done="0" w15:paraId="4313B376"/>
  <w15:commentEx w15:done="0" w15:paraId="6A5A88DD"/>
  <w15:commentEx w15:done="0" w15:paraId="53A1BF0A"/>
  <w15:commentEx w15:done="0" w15:paraId="6C0200E3"/>
  <w15:commentEx w15:done="0" w15:paraId="23E8EFEA" w15:paraIdParent="6C0200E3"/>
  <w15:commentEx w15:done="0" w15:paraId="3F381334"/>
  <w15:commentEx w15:done="0" w15:paraId="4151A7A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611CD5E" w16cex:dateUtc="2026-05-28T07:14:00Z"/>
  <w16cex:commentExtensible w16cex:durableId="74EFD05A" w16cex:dateUtc="2026-05-28T13:54:00Z"/>
  <w16cex:commentExtensible w16cex:durableId="37487CDA" w16cex:dateUtc="2026-05-28T07:15:00Z"/>
  <w16cex:commentExtensible w16cex:durableId="39376723" w16cex:dateUtc="2026-05-28T07:09:00Z"/>
  <w16cex:commentExtensible w16cex:durableId="59C9BA26" w16cex:dateUtc="2026-05-28T07:17:00Z"/>
  <w16cex:commentExtensible w16cex:durableId="3CFC36EA" w16cex:dateUtc="2026-05-28T07:22:00Z"/>
  <w16cex:commentExtensible w16cex:durableId="1C9E8BAD" w16cex:dateUtc="2026-05-28T07:21:00Z"/>
  <w16cex:commentExtensible w16cex:durableId="23B15F66" w16cex:dateUtc="2026-05-28T07:23:00Z"/>
  <w16cex:commentExtensible w16cex:durableId="58B9BE47" w16cex:dateUtc="2026-05-28T07:25:00Z"/>
  <w16cex:commentExtensible w16cex:durableId="50AA26C4" w16cex:dateUtc="2026-05-28T07:25:00Z"/>
  <w16cex:commentExtensible w16cex:durableId="39EB98BA" w16cex:dateUtc="2026-05-28T07:28:00Z"/>
  <w16cex:commentExtensible w16cex:durableId="3B37E190" w16cex:dateUtc="2026-05-28T07:26:00Z"/>
  <w16cex:commentExtensible w16cex:durableId="1F7D8F28" w16cex:dateUtc="2026-05-28T07:26:00Z"/>
  <w16cex:commentExtensible w16cex:durableId="6937EC34" w16cex:dateUtc="2026-05-28T07:29:00Z"/>
  <w16cex:commentExtensible w16cex:durableId="67E84FCC" w16cex:dateUtc="2026-05-28T07:26:00Z"/>
  <w16cex:commentExtensible w16cex:durableId="69A34FDD" w16cex:dateUtc="2026-05-28T07:29:00Z"/>
  <w16cex:commentExtensible w16cex:durableId="1DF441F3" w16cex:dateUtc="2026-05-28T07:24:00Z"/>
  <w16cex:commentExtensible w16cex:durableId="28D95E06" w16cex:dateUtc="2026-05-28T07:28:00Z"/>
  <w16cex:commentExtensible w16cex:durableId="7D6C8EC5" w16cex:dateUtc="2026-05-28T07:30:00Z"/>
  <w16cex:commentExtensible w16cex:durableId="24C800F9" w16cex:dateUtc="2026-05-28T07:30:00Z"/>
  <w16cex:commentExtensible w16cex:durableId="7FFB01A3" w16cex:dateUtc="2026-07-02T14:08:00Z"/>
  <w16cex:commentExtensible w16cex:durableId="5312E1F6" w16cex:dateUtc="2026-08-03T14:06:00Z"/>
  <w16cex:commentExtensible w16cex:durableId="33631CE4" w16cex:dateUtc="2026-08-03T14:06:00Z"/>
  <w16cex:commentExtensible w16cex:durableId="5BB8D0B5" w16cex:dateUtc="2026-05-28T07:36:00Z"/>
  <w16cex:commentExtensible w16cex:durableId="63725671" w16cex:dateUtc="2026-05-28T08:31:00Z"/>
  <w16cex:commentExtensible w16cex:durableId="63EC18C3" w16cex:dateUtc="2026-08-03T16:47:20.372Z"/>
  <w16cex:commentExtensible w16cex:durableId="4FADF65B" w16cex:dateUtc="2026-09-18T07:57:36.125Z"/>
</w16cex:commentsExtensible>
</file>

<file path=word/commentsIds.xml><?xml version="1.0" encoding="utf-8"?>
<w16cid:commentsIds xmlns:mc="http://schemas.openxmlformats.org/markup-compatibility/2006" xmlns:w16cid="http://schemas.microsoft.com/office/word/2016/wordml/cid" mc:Ignorable="w16cid">
  <w16cid:commentId w16cid:paraId="3C33EE58" w16cid:durableId="5611CD5E"/>
  <w16cid:commentId w16cid:paraId="46415EA3" w16cid:durableId="74EFD05A"/>
  <w16cid:commentId w16cid:paraId="3E93FCC2" w16cid:durableId="37487CDA"/>
  <w16cid:commentId w16cid:paraId="6DA7EC81" w16cid:durableId="39376723"/>
  <w16cid:commentId w16cid:paraId="49E5B954" w16cid:durableId="59C9BA26"/>
  <w16cid:commentId w16cid:paraId="0559216B" w16cid:durableId="3CFC36EA"/>
  <w16cid:commentId w16cid:paraId="1B5B62B3" w16cid:durableId="1C9E8BAD"/>
  <w16cid:commentId w16cid:paraId="0EC8CE98" w16cid:durableId="23B15F66"/>
  <w16cid:commentId w16cid:paraId="1460090E" w16cid:durableId="58B9BE47"/>
  <w16cid:commentId w16cid:paraId="15E3AC25" w16cid:durableId="50AA26C4"/>
  <w16cid:commentId w16cid:paraId="32AB2431" w16cid:durableId="39EB98BA"/>
  <w16cid:commentId w16cid:paraId="285231FC" w16cid:durableId="3B37E190"/>
  <w16cid:commentId w16cid:paraId="1BECBFAC" w16cid:durableId="1F7D8F28"/>
  <w16cid:commentId w16cid:paraId="7FBEF99B" w16cid:durableId="6937EC34"/>
  <w16cid:commentId w16cid:paraId="36F8B858" w16cid:durableId="67E84FCC"/>
  <w16cid:commentId w16cid:paraId="6175A108" w16cid:durableId="69A34FDD"/>
  <w16cid:commentId w16cid:paraId="3ED1D6D5" w16cid:durableId="1DF441F3"/>
  <w16cid:commentId w16cid:paraId="21AC8A9F" w16cid:durableId="28D95E06"/>
  <w16cid:commentId w16cid:paraId="6DEF698E" w16cid:durableId="7D6C8EC5"/>
  <w16cid:commentId w16cid:paraId="2B1EC12A" w16cid:durableId="24C800F9"/>
  <w16cid:commentId w16cid:paraId="4313B376" w16cid:durableId="7FFB01A3"/>
  <w16cid:commentId w16cid:paraId="6A5A88DD" w16cid:durableId="5312E1F6"/>
  <w16cid:commentId w16cid:paraId="53A1BF0A" w16cid:durableId="33631CE4"/>
  <w16cid:commentId w16cid:paraId="6C0200E3" w16cid:durableId="5BB8D0B5"/>
  <w16cid:commentId w16cid:paraId="23E8EFEA" w16cid:durableId="63725671"/>
  <w16cid:commentId w16cid:paraId="3F381334" w16cid:durableId="63EC18C3"/>
  <w16cid:commentId w16cid:paraId="4151A7A9" w16cid:durableId="4FADF6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6FDB"/>
    <w:multiLevelType w:val="multilevel"/>
    <w:tmpl w:val="CECCF508"/>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144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140731824">
    <w:abstractNumId w:val="0"/>
  </w:num>
</w:numbering>
</file>

<file path=word/people.xml><?xml version="1.0" encoding="utf-8"?>
<w15:people xmlns:mc="http://schemas.openxmlformats.org/markup-compatibility/2006" xmlns:w15="http://schemas.microsoft.com/office/word/2012/wordml" mc:Ignorable="w15">
  <w15:person w15:author="Hlásny Tomáš">
    <w15:presenceInfo w15:providerId="AD" w15:userId="S::hlasny@fld.czu.cz::57ca9d73-a3df-4611-adc3-f92caea9e9a0"/>
  </w15:person>
  <w15:person w15:author="Neugebauer Michal">
    <w15:presenceInfo w15:providerId="AD" w15:userId="S::neugebauer@fld.czu.cz::2b07934b-8a1b-44b1-b153-3fa39659f292"/>
  </w15:person>
  <w15:person w15:author="Potterf Mária">
    <w15:presenceInfo w15:providerId="AD" w15:userId="S::potterf@fld.czu.cz::c8bbe49b-b419-40ae-8553-a3c7fd497f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UwsjQ3MjU0tTAzsDBR0lEKTi0uzszPAykwrAUATQGxSCwAAAA="/>
  </w:docVars>
  <w:rsids>
    <w:rsidRoot w:val="0002534A"/>
    <w:rsid w:val="00003D1C"/>
    <w:rsid w:val="00004F38"/>
    <w:rsid w:val="00007AF9"/>
    <w:rsid w:val="000217ED"/>
    <w:rsid w:val="0002534A"/>
    <w:rsid w:val="0002761C"/>
    <w:rsid w:val="0003310B"/>
    <w:rsid w:val="000422AE"/>
    <w:rsid w:val="00045F9C"/>
    <w:rsid w:val="00052A27"/>
    <w:rsid w:val="00057D17"/>
    <w:rsid w:val="00062B29"/>
    <w:rsid w:val="00063C82"/>
    <w:rsid w:val="000642E6"/>
    <w:rsid w:val="000759EE"/>
    <w:rsid w:val="000769DF"/>
    <w:rsid w:val="00077FDE"/>
    <w:rsid w:val="0008530F"/>
    <w:rsid w:val="0008689D"/>
    <w:rsid w:val="000903B2"/>
    <w:rsid w:val="000A783A"/>
    <w:rsid w:val="000A7B80"/>
    <w:rsid w:val="000B134B"/>
    <w:rsid w:val="000B1A80"/>
    <w:rsid w:val="000C0968"/>
    <w:rsid w:val="000C7867"/>
    <w:rsid w:val="000D6521"/>
    <w:rsid w:val="000E51E4"/>
    <w:rsid w:val="000F7E60"/>
    <w:rsid w:val="00105463"/>
    <w:rsid w:val="00107B8C"/>
    <w:rsid w:val="00123113"/>
    <w:rsid w:val="0012716B"/>
    <w:rsid w:val="00137983"/>
    <w:rsid w:val="00141F1A"/>
    <w:rsid w:val="001528F6"/>
    <w:rsid w:val="00152D19"/>
    <w:rsid w:val="001575CB"/>
    <w:rsid w:val="0016484C"/>
    <w:rsid w:val="00170619"/>
    <w:rsid w:val="00170F1D"/>
    <w:rsid w:val="001743AC"/>
    <w:rsid w:val="001822C8"/>
    <w:rsid w:val="00184196"/>
    <w:rsid w:val="00196083"/>
    <w:rsid w:val="00197036"/>
    <w:rsid w:val="001A114C"/>
    <w:rsid w:val="001A662D"/>
    <w:rsid w:val="001B2242"/>
    <w:rsid w:val="001B415C"/>
    <w:rsid w:val="001C1ED5"/>
    <w:rsid w:val="001E4096"/>
    <w:rsid w:val="001E5909"/>
    <w:rsid w:val="001E6E5C"/>
    <w:rsid w:val="001E7B44"/>
    <w:rsid w:val="00204737"/>
    <w:rsid w:val="0020665C"/>
    <w:rsid w:val="0021257E"/>
    <w:rsid w:val="002276B6"/>
    <w:rsid w:val="002302D3"/>
    <w:rsid w:val="00230EAF"/>
    <w:rsid w:val="00240589"/>
    <w:rsid w:val="00245BA2"/>
    <w:rsid w:val="002548D5"/>
    <w:rsid w:val="00261F02"/>
    <w:rsid w:val="0026568F"/>
    <w:rsid w:val="00271598"/>
    <w:rsid w:val="002856DB"/>
    <w:rsid w:val="00287B53"/>
    <w:rsid w:val="002957AE"/>
    <w:rsid w:val="002A0236"/>
    <w:rsid w:val="002B1B4B"/>
    <w:rsid w:val="002D6232"/>
    <w:rsid w:val="002E0B6D"/>
    <w:rsid w:val="002E2694"/>
    <w:rsid w:val="002E4759"/>
    <w:rsid w:val="002E7292"/>
    <w:rsid w:val="002F6C70"/>
    <w:rsid w:val="00304A39"/>
    <w:rsid w:val="00311E5C"/>
    <w:rsid w:val="00316C60"/>
    <w:rsid w:val="003239A6"/>
    <w:rsid w:val="003324F3"/>
    <w:rsid w:val="00336578"/>
    <w:rsid w:val="0034047D"/>
    <w:rsid w:val="003422B0"/>
    <w:rsid w:val="00342889"/>
    <w:rsid w:val="00342AAD"/>
    <w:rsid w:val="0035439B"/>
    <w:rsid w:val="00357F13"/>
    <w:rsid w:val="0036025B"/>
    <w:rsid w:val="00372D93"/>
    <w:rsid w:val="00387FF0"/>
    <w:rsid w:val="003901FE"/>
    <w:rsid w:val="003B6CE4"/>
    <w:rsid w:val="003C02EF"/>
    <w:rsid w:val="003C2A31"/>
    <w:rsid w:val="003D0F66"/>
    <w:rsid w:val="003F03E1"/>
    <w:rsid w:val="003F302A"/>
    <w:rsid w:val="003F566B"/>
    <w:rsid w:val="004041EF"/>
    <w:rsid w:val="004145E7"/>
    <w:rsid w:val="004154F2"/>
    <w:rsid w:val="0041794A"/>
    <w:rsid w:val="0042205F"/>
    <w:rsid w:val="00424C36"/>
    <w:rsid w:val="00426E8F"/>
    <w:rsid w:val="0043247F"/>
    <w:rsid w:val="00432F38"/>
    <w:rsid w:val="00435916"/>
    <w:rsid w:val="004404F4"/>
    <w:rsid w:val="0044490E"/>
    <w:rsid w:val="004472AA"/>
    <w:rsid w:val="00450447"/>
    <w:rsid w:val="00451FCB"/>
    <w:rsid w:val="00455EA7"/>
    <w:rsid w:val="00470DC0"/>
    <w:rsid w:val="00470FC1"/>
    <w:rsid w:val="00471CC9"/>
    <w:rsid w:val="00475466"/>
    <w:rsid w:val="0047585F"/>
    <w:rsid w:val="0047713C"/>
    <w:rsid w:val="00483C65"/>
    <w:rsid w:val="00491E3D"/>
    <w:rsid w:val="0049271D"/>
    <w:rsid w:val="00494E9E"/>
    <w:rsid w:val="004B7257"/>
    <w:rsid w:val="004C5701"/>
    <w:rsid w:val="004D2F27"/>
    <w:rsid w:val="004E0CBC"/>
    <w:rsid w:val="004E15EC"/>
    <w:rsid w:val="004E48C3"/>
    <w:rsid w:val="004F6D33"/>
    <w:rsid w:val="004F7073"/>
    <w:rsid w:val="005017DF"/>
    <w:rsid w:val="00504936"/>
    <w:rsid w:val="0050564F"/>
    <w:rsid w:val="0051309B"/>
    <w:rsid w:val="00513225"/>
    <w:rsid w:val="00516DE6"/>
    <w:rsid w:val="00517A48"/>
    <w:rsid w:val="0052058A"/>
    <w:rsid w:val="00537841"/>
    <w:rsid w:val="00544CEF"/>
    <w:rsid w:val="00550176"/>
    <w:rsid w:val="00556E83"/>
    <w:rsid w:val="005705DF"/>
    <w:rsid w:val="005750D7"/>
    <w:rsid w:val="00581AD4"/>
    <w:rsid w:val="00585363"/>
    <w:rsid w:val="00590116"/>
    <w:rsid w:val="00591877"/>
    <w:rsid w:val="00592247"/>
    <w:rsid w:val="005944B3"/>
    <w:rsid w:val="005A3999"/>
    <w:rsid w:val="005A5879"/>
    <w:rsid w:val="005A6158"/>
    <w:rsid w:val="005A65C7"/>
    <w:rsid w:val="005B6DB3"/>
    <w:rsid w:val="005C21D6"/>
    <w:rsid w:val="005C32B4"/>
    <w:rsid w:val="005C5F23"/>
    <w:rsid w:val="005C62A5"/>
    <w:rsid w:val="005E422B"/>
    <w:rsid w:val="005F1A7A"/>
    <w:rsid w:val="005F79D7"/>
    <w:rsid w:val="00601D99"/>
    <w:rsid w:val="00602DDD"/>
    <w:rsid w:val="00604B80"/>
    <w:rsid w:val="0061019B"/>
    <w:rsid w:val="00610238"/>
    <w:rsid w:val="006124D9"/>
    <w:rsid w:val="0061441A"/>
    <w:rsid w:val="00635F52"/>
    <w:rsid w:val="00641D80"/>
    <w:rsid w:val="00645818"/>
    <w:rsid w:val="00646047"/>
    <w:rsid w:val="00654E1C"/>
    <w:rsid w:val="00656CC9"/>
    <w:rsid w:val="00685B89"/>
    <w:rsid w:val="00691CE2"/>
    <w:rsid w:val="00694C96"/>
    <w:rsid w:val="006A47BC"/>
    <w:rsid w:val="006A682F"/>
    <w:rsid w:val="006A7E4F"/>
    <w:rsid w:val="006B1109"/>
    <w:rsid w:val="006C281D"/>
    <w:rsid w:val="006C398E"/>
    <w:rsid w:val="006C4773"/>
    <w:rsid w:val="006C52D4"/>
    <w:rsid w:val="006C5CC5"/>
    <w:rsid w:val="006D4E42"/>
    <w:rsid w:val="006D76A7"/>
    <w:rsid w:val="006E3A7A"/>
    <w:rsid w:val="00701E9F"/>
    <w:rsid w:val="0070520F"/>
    <w:rsid w:val="00706C14"/>
    <w:rsid w:val="00711B01"/>
    <w:rsid w:val="00714AA0"/>
    <w:rsid w:val="0072449D"/>
    <w:rsid w:val="00726D84"/>
    <w:rsid w:val="00733927"/>
    <w:rsid w:val="00741762"/>
    <w:rsid w:val="00741B47"/>
    <w:rsid w:val="0076233E"/>
    <w:rsid w:val="007627CF"/>
    <w:rsid w:val="00774A9A"/>
    <w:rsid w:val="00774BD0"/>
    <w:rsid w:val="00781076"/>
    <w:rsid w:val="00782680"/>
    <w:rsid w:val="00782FAE"/>
    <w:rsid w:val="0078688C"/>
    <w:rsid w:val="00791A80"/>
    <w:rsid w:val="007AD310"/>
    <w:rsid w:val="007B0CC2"/>
    <w:rsid w:val="007C1D5E"/>
    <w:rsid w:val="007C4FAF"/>
    <w:rsid w:val="007E55EF"/>
    <w:rsid w:val="007E7676"/>
    <w:rsid w:val="007F0B6E"/>
    <w:rsid w:val="007F363C"/>
    <w:rsid w:val="00801EF3"/>
    <w:rsid w:val="00806591"/>
    <w:rsid w:val="00806FF5"/>
    <w:rsid w:val="008077B6"/>
    <w:rsid w:val="00810F70"/>
    <w:rsid w:val="008117D3"/>
    <w:rsid w:val="00815CD8"/>
    <w:rsid w:val="00824AAF"/>
    <w:rsid w:val="008467BB"/>
    <w:rsid w:val="00847F49"/>
    <w:rsid w:val="00851722"/>
    <w:rsid w:val="00854FEF"/>
    <w:rsid w:val="00862E1F"/>
    <w:rsid w:val="0087374C"/>
    <w:rsid w:val="00874756"/>
    <w:rsid w:val="00882E39"/>
    <w:rsid w:val="00886C5F"/>
    <w:rsid w:val="008A26C3"/>
    <w:rsid w:val="008A4C9E"/>
    <w:rsid w:val="008B1059"/>
    <w:rsid w:val="008B3260"/>
    <w:rsid w:val="008C100B"/>
    <w:rsid w:val="008C1808"/>
    <w:rsid w:val="008D1A3F"/>
    <w:rsid w:val="008D4304"/>
    <w:rsid w:val="008F6E09"/>
    <w:rsid w:val="00901F12"/>
    <w:rsid w:val="00912F6E"/>
    <w:rsid w:val="00933195"/>
    <w:rsid w:val="00933923"/>
    <w:rsid w:val="009369DE"/>
    <w:rsid w:val="00944FA0"/>
    <w:rsid w:val="00945078"/>
    <w:rsid w:val="009500A6"/>
    <w:rsid w:val="009634FC"/>
    <w:rsid w:val="009705B7"/>
    <w:rsid w:val="00982D56"/>
    <w:rsid w:val="009860F6"/>
    <w:rsid w:val="009A22FE"/>
    <w:rsid w:val="009A2D5B"/>
    <w:rsid w:val="009A3D27"/>
    <w:rsid w:val="009B1091"/>
    <w:rsid w:val="009C2003"/>
    <w:rsid w:val="009C2345"/>
    <w:rsid w:val="009C282F"/>
    <w:rsid w:val="009C55E5"/>
    <w:rsid w:val="009D4193"/>
    <w:rsid w:val="009E0088"/>
    <w:rsid w:val="009E28EB"/>
    <w:rsid w:val="009E703E"/>
    <w:rsid w:val="00A04B92"/>
    <w:rsid w:val="00A0782D"/>
    <w:rsid w:val="00A21410"/>
    <w:rsid w:val="00A23A30"/>
    <w:rsid w:val="00A23FDB"/>
    <w:rsid w:val="00A34065"/>
    <w:rsid w:val="00A340EB"/>
    <w:rsid w:val="00A36E6B"/>
    <w:rsid w:val="00A52823"/>
    <w:rsid w:val="00A64651"/>
    <w:rsid w:val="00A85290"/>
    <w:rsid w:val="00A86C56"/>
    <w:rsid w:val="00A919E0"/>
    <w:rsid w:val="00A96722"/>
    <w:rsid w:val="00AA2DC7"/>
    <w:rsid w:val="00AA5229"/>
    <w:rsid w:val="00AA5F2D"/>
    <w:rsid w:val="00AA6BF8"/>
    <w:rsid w:val="00AB003F"/>
    <w:rsid w:val="00AC2F3C"/>
    <w:rsid w:val="00AC5941"/>
    <w:rsid w:val="00AC61CE"/>
    <w:rsid w:val="00AE4855"/>
    <w:rsid w:val="00AE512F"/>
    <w:rsid w:val="00AF630B"/>
    <w:rsid w:val="00B005CD"/>
    <w:rsid w:val="00B01768"/>
    <w:rsid w:val="00B03C1C"/>
    <w:rsid w:val="00B1062F"/>
    <w:rsid w:val="00B20D9E"/>
    <w:rsid w:val="00B23C4B"/>
    <w:rsid w:val="00B341C3"/>
    <w:rsid w:val="00B443E1"/>
    <w:rsid w:val="00B462DB"/>
    <w:rsid w:val="00B46C0F"/>
    <w:rsid w:val="00B477C3"/>
    <w:rsid w:val="00B47880"/>
    <w:rsid w:val="00B52F90"/>
    <w:rsid w:val="00B659A8"/>
    <w:rsid w:val="00B7251B"/>
    <w:rsid w:val="00B74F2C"/>
    <w:rsid w:val="00B76DCD"/>
    <w:rsid w:val="00B8433D"/>
    <w:rsid w:val="00B95862"/>
    <w:rsid w:val="00BA404C"/>
    <w:rsid w:val="00BA70AE"/>
    <w:rsid w:val="00BB3847"/>
    <w:rsid w:val="00BB5069"/>
    <w:rsid w:val="00BD52D6"/>
    <w:rsid w:val="00BE17A0"/>
    <w:rsid w:val="00BE3445"/>
    <w:rsid w:val="00BF2DB8"/>
    <w:rsid w:val="00BF38A1"/>
    <w:rsid w:val="00BF6F01"/>
    <w:rsid w:val="00C02FB2"/>
    <w:rsid w:val="00C236B3"/>
    <w:rsid w:val="00C24695"/>
    <w:rsid w:val="00C25A2D"/>
    <w:rsid w:val="00C30F80"/>
    <w:rsid w:val="00C43FD1"/>
    <w:rsid w:val="00C508BA"/>
    <w:rsid w:val="00C62A5F"/>
    <w:rsid w:val="00C64258"/>
    <w:rsid w:val="00C80D9E"/>
    <w:rsid w:val="00C81F4D"/>
    <w:rsid w:val="00C83CDF"/>
    <w:rsid w:val="00C93815"/>
    <w:rsid w:val="00C94020"/>
    <w:rsid w:val="00C96743"/>
    <w:rsid w:val="00CA7262"/>
    <w:rsid w:val="00CA78BB"/>
    <w:rsid w:val="00CB2CC5"/>
    <w:rsid w:val="00CB4DF4"/>
    <w:rsid w:val="00CB5012"/>
    <w:rsid w:val="00CD51C5"/>
    <w:rsid w:val="00CD5FA9"/>
    <w:rsid w:val="00CF657C"/>
    <w:rsid w:val="00D06A81"/>
    <w:rsid w:val="00D11BC5"/>
    <w:rsid w:val="00D11DCC"/>
    <w:rsid w:val="00D237FD"/>
    <w:rsid w:val="00D24DA2"/>
    <w:rsid w:val="00D27E85"/>
    <w:rsid w:val="00D32858"/>
    <w:rsid w:val="00D328A0"/>
    <w:rsid w:val="00D35F32"/>
    <w:rsid w:val="00D41D27"/>
    <w:rsid w:val="00D42F6A"/>
    <w:rsid w:val="00D46A70"/>
    <w:rsid w:val="00D50A85"/>
    <w:rsid w:val="00D55CB6"/>
    <w:rsid w:val="00D62616"/>
    <w:rsid w:val="00D6653E"/>
    <w:rsid w:val="00D672D1"/>
    <w:rsid w:val="00D81610"/>
    <w:rsid w:val="00D84F86"/>
    <w:rsid w:val="00D85D7E"/>
    <w:rsid w:val="00D86505"/>
    <w:rsid w:val="00D86827"/>
    <w:rsid w:val="00D9048C"/>
    <w:rsid w:val="00D94A02"/>
    <w:rsid w:val="00D97E15"/>
    <w:rsid w:val="00DA6AB1"/>
    <w:rsid w:val="00DD37D4"/>
    <w:rsid w:val="00DD38C2"/>
    <w:rsid w:val="00DD56FE"/>
    <w:rsid w:val="00DD6145"/>
    <w:rsid w:val="00DE6CC7"/>
    <w:rsid w:val="00DF2965"/>
    <w:rsid w:val="00E02DCD"/>
    <w:rsid w:val="00E03A13"/>
    <w:rsid w:val="00E0464E"/>
    <w:rsid w:val="00E1166A"/>
    <w:rsid w:val="00E13CD5"/>
    <w:rsid w:val="00E179D8"/>
    <w:rsid w:val="00E20CEC"/>
    <w:rsid w:val="00E228DB"/>
    <w:rsid w:val="00E24A35"/>
    <w:rsid w:val="00E268A8"/>
    <w:rsid w:val="00E27A8C"/>
    <w:rsid w:val="00E3505C"/>
    <w:rsid w:val="00E52393"/>
    <w:rsid w:val="00E53240"/>
    <w:rsid w:val="00E60230"/>
    <w:rsid w:val="00E6056B"/>
    <w:rsid w:val="00E6304D"/>
    <w:rsid w:val="00E63A5C"/>
    <w:rsid w:val="00E81871"/>
    <w:rsid w:val="00E92DFB"/>
    <w:rsid w:val="00EA0BA6"/>
    <w:rsid w:val="00EA744D"/>
    <w:rsid w:val="00EB5BDC"/>
    <w:rsid w:val="00EB5E80"/>
    <w:rsid w:val="00ED35A7"/>
    <w:rsid w:val="00ED3DD4"/>
    <w:rsid w:val="00ED699D"/>
    <w:rsid w:val="00EE085E"/>
    <w:rsid w:val="00F0175F"/>
    <w:rsid w:val="00F11A9E"/>
    <w:rsid w:val="00F11D73"/>
    <w:rsid w:val="00F234C8"/>
    <w:rsid w:val="00F24905"/>
    <w:rsid w:val="00F3344A"/>
    <w:rsid w:val="00F3639F"/>
    <w:rsid w:val="00F45952"/>
    <w:rsid w:val="00F84B2C"/>
    <w:rsid w:val="00F91A92"/>
    <w:rsid w:val="00F95268"/>
    <w:rsid w:val="00F97115"/>
    <w:rsid w:val="00FA72C9"/>
    <w:rsid w:val="00FB12BB"/>
    <w:rsid w:val="00FB564A"/>
    <w:rsid w:val="00FB5A17"/>
    <w:rsid w:val="00FB7DCC"/>
    <w:rsid w:val="00FD453F"/>
    <w:rsid w:val="00FD5DE3"/>
    <w:rsid w:val="00FE3542"/>
    <w:rsid w:val="00FF2EF7"/>
    <w:rsid w:val="00FF7A9D"/>
    <w:rsid w:val="010BA320"/>
    <w:rsid w:val="01CA3967"/>
    <w:rsid w:val="01F5DEF6"/>
    <w:rsid w:val="0243D128"/>
    <w:rsid w:val="027E6DF2"/>
    <w:rsid w:val="02A49A47"/>
    <w:rsid w:val="02AEBFE1"/>
    <w:rsid w:val="02EBA763"/>
    <w:rsid w:val="03228B0C"/>
    <w:rsid w:val="032EF0BD"/>
    <w:rsid w:val="035EE136"/>
    <w:rsid w:val="03C28A90"/>
    <w:rsid w:val="040CFC1F"/>
    <w:rsid w:val="04FE2818"/>
    <w:rsid w:val="05264DD5"/>
    <w:rsid w:val="0678DA01"/>
    <w:rsid w:val="0941C4AD"/>
    <w:rsid w:val="099013DC"/>
    <w:rsid w:val="0A1E5F03"/>
    <w:rsid w:val="0A3FE818"/>
    <w:rsid w:val="0A5762F7"/>
    <w:rsid w:val="0A6552D7"/>
    <w:rsid w:val="0AAF53E3"/>
    <w:rsid w:val="0BAFF3E3"/>
    <w:rsid w:val="0BB7B161"/>
    <w:rsid w:val="0C006789"/>
    <w:rsid w:val="0C03C530"/>
    <w:rsid w:val="0C2B82B6"/>
    <w:rsid w:val="0CB2B8E4"/>
    <w:rsid w:val="0DD7AC08"/>
    <w:rsid w:val="0DE07766"/>
    <w:rsid w:val="0DEB1997"/>
    <w:rsid w:val="0E28F3E1"/>
    <w:rsid w:val="0E315D5E"/>
    <w:rsid w:val="0EC78BD2"/>
    <w:rsid w:val="0EEF3BCA"/>
    <w:rsid w:val="0F7738DD"/>
    <w:rsid w:val="101F77B7"/>
    <w:rsid w:val="106084D0"/>
    <w:rsid w:val="1090F3EA"/>
    <w:rsid w:val="10C64554"/>
    <w:rsid w:val="112CBCE4"/>
    <w:rsid w:val="11398936"/>
    <w:rsid w:val="1144662E"/>
    <w:rsid w:val="133483EC"/>
    <w:rsid w:val="13EBDBCD"/>
    <w:rsid w:val="13F6498C"/>
    <w:rsid w:val="141051CA"/>
    <w:rsid w:val="145151D9"/>
    <w:rsid w:val="146D90DE"/>
    <w:rsid w:val="155A9CE0"/>
    <w:rsid w:val="15684546"/>
    <w:rsid w:val="16001821"/>
    <w:rsid w:val="1683CBBA"/>
    <w:rsid w:val="16A4D72F"/>
    <w:rsid w:val="16CFA9AB"/>
    <w:rsid w:val="18300A6A"/>
    <w:rsid w:val="188F02EC"/>
    <w:rsid w:val="1A37A57F"/>
    <w:rsid w:val="1A38EDA5"/>
    <w:rsid w:val="1B305F86"/>
    <w:rsid w:val="1B49AA9A"/>
    <w:rsid w:val="1B6D9B5D"/>
    <w:rsid w:val="1C497B21"/>
    <w:rsid w:val="1CFAA53D"/>
    <w:rsid w:val="1CFCD6D9"/>
    <w:rsid w:val="1D472A03"/>
    <w:rsid w:val="1DB93C8F"/>
    <w:rsid w:val="1DD4B8CF"/>
    <w:rsid w:val="1E8FECD9"/>
    <w:rsid w:val="1F18DEEC"/>
    <w:rsid w:val="1F1E9103"/>
    <w:rsid w:val="1F21876C"/>
    <w:rsid w:val="1F97BC8C"/>
    <w:rsid w:val="1F9FB2E5"/>
    <w:rsid w:val="200B2C8D"/>
    <w:rsid w:val="20399055"/>
    <w:rsid w:val="20C01B48"/>
    <w:rsid w:val="20C387B6"/>
    <w:rsid w:val="20FF7B50"/>
    <w:rsid w:val="21C372F9"/>
    <w:rsid w:val="226ADE06"/>
    <w:rsid w:val="22958B80"/>
    <w:rsid w:val="23932AAA"/>
    <w:rsid w:val="23B524A0"/>
    <w:rsid w:val="23CB0291"/>
    <w:rsid w:val="2411D018"/>
    <w:rsid w:val="24915465"/>
    <w:rsid w:val="260A7843"/>
    <w:rsid w:val="2699EA48"/>
    <w:rsid w:val="271320DE"/>
    <w:rsid w:val="277CC1FC"/>
    <w:rsid w:val="281385B8"/>
    <w:rsid w:val="28CB86D8"/>
    <w:rsid w:val="296569B3"/>
    <w:rsid w:val="2A1C9F51"/>
    <w:rsid w:val="2C832707"/>
    <w:rsid w:val="2C8DC25F"/>
    <w:rsid w:val="2C90D57D"/>
    <w:rsid w:val="2CB4650A"/>
    <w:rsid w:val="2E0D5826"/>
    <w:rsid w:val="2E97242E"/>
    <w:rsid w:val="2E9C202A"/>
    <w:rsid w:val="2F117F33"/>
    <w:rsid w:val="3009AC1C"/>
    <w:rsid w:val="30DEA600"/>
    <w:rsid w:val="320C4741"/>
    <w:rsid w:val="32CC4C69"/>
    <w:rsid w:val="32E12F65"/>
    <w:rsid w:val="3384C14F"/>
    <w:rsid w:val="33D07065"/>
    <w:rsid w:val="33F39BB3"/>
    <w:rsid w:val="34DBD132"/>
    <w:rsid w:val="34F75D94"/>
    <w:rsid w:val="3607E8F5"/>
    <w:rsid w:val="36AC6AAA"/>
    <w:rsid w:val="37705F3B"/>
    <w:rsid w:val="381D5C3E"/>
    <w:rsid w:val="38A0D844"/>
    <w:rsid w:val="38B27E04"/>
    <w:rsid w:val="39913456"/>
    <w:rsid w:val="3AB5F365"/>
    <w:rsid w:val="3AFAB4DE"/>
    <w:rsid w:val="3B010555"/>
    <w:rsid w:val="3BD493AA"/>
    <w:rsid w:val="3BE18110"/>
    <w:rsid w:val="3C3AD59D"/>
    <w:rsid w:val="3C9DF335"/>
    <w:rsid w:val="3D2A3DEF"/>
    <w:rsid w:val="3E6CCC66"/>
    <w:rsid w:val="3ED2621B"/>
    <w:rsid w:val="3ED742E2"/>
    <w:rsid w:val="3F8DAF63"/>
    <w:rsid w:val="3FD975C1"/>
    <w:rsid w:val="409EAEE2"/>
    <w:rsid w:val="40BADF81"/>
    <w:rsid w:val="40DD8638"/>
    <w:rsid w:val="40F435BE"/>
    <w:rsid w:val="4155E8C8"/>
    <w:rsid w:val="418D22DF"/>
    <w:rsid w:val="42B03DE9"/>
    <w:rsid w:val="42F73B31"/>
    <w:rsid w:val="4417FAED"/>
    <w:rsid w:val="444332CE"/>
    <w:rsid w:val="44C2573F"/>
    <w:rsid w:val="44F90FD0"/>
    <w:rsid w:val="45956D9A"/>
    <w:rsid w:val="45F9B724"/>
    <w:rsid w:val="461A0F1E"/>
    <w:rsid w:val="462FF490"/>
    <w:rsid w:val="4695C2AC"/>
    <w:rsid w:val="470A3C26"/>
    <w:rsid w:val="47F4C43B"/>
    <w:rsid w:val="483C1A5C"/>
    <w:rsid w:val="48897376"/>
    <w:rsid w:val="48C0D8D3"/>
    <w:rsid w:val="493EDB04"/>
    <w:rsid w:val="495BB078"/>
    <w:rsid w:val="49E53370"/>
    <w:rsid w:val="4A54E632"/>
    <w:rsid w:val="4BC379C9"/>
    <w:rsid w:val="4BEDDD27"/>
    <w:rsid w:val="4C123A3D"/>
    <w:rsid w:val="4C4622A0"/>
    <w:rsid w:val="4C5ACC4C"/>
    <w:rsid w:val="4C5DF111"/>
    <w:rsid w:val="4CD46B25"/>
    <w:rsid w:val="4CED45B9"/>
    <w:rsid w:val="4D46EF77"/>
    <w:rsid w:val="4EBAE5FE"/>
    <w:rsid w:val="4F147764"/>
    <w:rsid w:val="4F34E24A"/>
    <w:rsid w:val="4F50B61D"/>
    <w:rsid w:val="4F66BF20"/>
    <w:rsid w:val="4F9162B0"/>
    <w:rsid w:val="4FBA12BA"/>
    <w:rsid w:val="50A2976E"/>
    <w:rsid w:val="50D887CB"/>
    <w:rsid w:val="5111B52C"/>
    <w:rsid w:val="524A8B17"/>
    <w:rsid w:val="52698243"/>
    <w:rsid w:val="52C539EE"/>
    <w:rsid w:val="52F3796D"/>
    <w:rsid w:val="532CBB9D"/>
    <w:rsid w:val="537D84E6"/>
    <w:rsid w:val="5389EA17"/>
    <w:rsid w:val="5432451E"/>
    <w:rsid w:val="5483AFE2"/>
    <w:rsid w:val="55A2589C"/>
    <w:rsid w:val="567219AC"/>
    <w:rsid w:val="56B8CECD"/>
    <w:rsid w:val="57251962"/>
    <w:rsid w:val="5789AF9F"/>
    <w:rsid w:val="5920161C"/>
    <w:rsid w:val="59ADF367"/>
    <w:rsid w:val="5A39F58A"/>
    <w:rsid w:val="5A4795F2"/>
    <w:rsid w:val="5AA8433E"/>
    <w:rsid w:val="5AB63EDE"/>
    <w:rsid w:val="5AD9BE26"/>
    <w:rsid w:val="5AE2F6D1"/>
    <w:rsid w:val="5BA58E5B"/>
    <w:rsid w:val="5C94D7C2"/>
    <w:rsid w:val="5CAC9929"/>
    <w:rsid w:val="5CD2FF2D"/>
    <w:rsid w:val="5CFF6B7C"/>
    <w:rsid w:val="5E6E59AC"/>
    <w:rsid w:val="5EB30A52"/>
    <w:rsid w:val="5F07BC94"/>
    <w:rsid w:val="5FA89D78"/>
    <w:rsid w:val="5FE87E4C"/>
    <w:rsid w:val="5FFE23B9"/>
    <w:rsid w:val="605E1F35"/>
    <w:rsid w:val="6084DC1C"/>
    <w:rsid w:val="60B9DA0C"/>
    <w:rsid w:val="60D37234"/>
    <w:rsid w:val="60EBD482"/>
    <w:rsid w:val="60FEFC01"/>
    <w:rsid w:val="612EC836"/>
    <w:rsid w:val="6176B566"/>
    <w:rsid w:val="6188F72D"/>
    <w:rsid w:val="61ADB83A"/>
    <w:rsid w:val="624B727A"/>
    <w:rsid w:val="62C2BD3A"/>
    <w:rsid w:val="63F59FA8"/>
    <w:rsid w:val="648A982C"/>
    <w:rsid w:val="64D85F23"/>
    <w:rsid w:val="6555777C"/>
    <w:rsid w:val="657E677B"/>
    <w:rsid w:val="65A09A4F"/>
    <w:rsid w:val="66152F24"/>
    <w:rsid w:val="6682ED86"/>
    <w:rsid w:val="66D7E0A6"/>
    <w:rsid w:val="6704B165"/>
    <w:rsid w:val="67A22F96"/>
    <w:rsid w:val="67BD0DF5"/>
    <w:rsid w:val="688229F0"/>
    <w:rsid w:val="68B03C14"/>
    <w:rsid w:val="690BE987"/>
    <w:rsid w:val="6992503D"/>
    <w:rsid w:val="6A005A1D"/>
    <w:rsid w:val="6B8C724F"/>
    <w:rsid w:val="6BA7BA69"/>
    <w:rsid w:val="6D6E33EB"/>
    <w:rsid w:val="6D8E1C7C"/>
    <w:rsid w:val="6DEECCE7"/>
    <w:rsid w:val="6E098F67"/>
    <w:rsid w:val="6E22DB2C"/>
    <w:rsid w:val="6EEB0853"/>
    <w:rsid w:val="6FC0BE4C"/>
    <w:rsid w:val="7018BBF1"/>
    <w:rsid w:val="7027F7B6"/>
    <w:rsid w:val="70B526AF"/>
    <w:rsid w:val="7101D4E1"/>
    <w:rsid w:val="71088FB4"/>
    <w:rsid w:val="71653BBF"/>
    <w:rsid w:val="71747088"/>
    <w:rsid w:val="726D8DBF"/>
    <w:rsid w:val="72D2625C"/>
    <w:rsid w:val="73B6DFEA"/>
    <w:rsid w:val="73D6ADDB"/>
    <w:rsid w:val="7406F2AE"/>
    <w:rsid w:val="74B389A6"/>
    <w:rsid w:val="75CAF285"/>
    <w:rsid w:val="75D96BF8"/>
    <w:rsid w:val="769F7B37"/>
    <w:rsid w:val="76D47291"/>
    <w:rsid w:val="773069DA"/>
    <w:rsid w:val="77B8D082"/>
    <w:rsid w:val="7828DB77"/>
    <w:rsid w:val="7881723E"/>
    <w:rsid w:val="78CB040D"/>
    <w:rsid w:val="78ECBA9B"/>
    <w:rsid w:val="7A3E10AF"/>
    <w:rsid w:val="7A6C7E7F"/>
    <w:rsid w:val="7AD437E6"/>
    <w:rsid w:val="7C48476F"/>
    <w:rsid w:val="7C55D218"/>
    <w:rsid w:val="7C5C0B28"/>
    <w:rsid w:val="7C86B778"/>
    <w:rsid w:val="7DCDD972"/>
    <w:rsid w:val="7E1A3571"/>
    <w:rsid w:val="7EDFC51C"/>
    <w:rsid w:val="7F0594D3"/>
    <w:rsid w:val="7FCBB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436B"/>
  <w15:chartTrackingRefBased/>
  <w15:docId w15:val="{C981CFD0-EB44-4441-9361-4DBF83F8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qFormat/>
    <w:rPr>
      <w:lang w:val="en-GB"/>
    </w:rPr>
  </w:style>
  <w:style w:type="paragraph" w:styleId="Nadpis1">
    <w:name w:val="heading 1"/>
    <w:basedOn w:val="Normln"/>
    <w:next w:val="Normln"/>
    <w:uiPriority w:val="9"/>
    <w:qFormat/>
    <w:rsid w:val="0002534A"/>
    <w:pPr>
      <w:keepNext/>
      <w:keepLines/>
      <w:numPr>
        <w:numId w:val="1"/>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Nadpis2">
    <w:name w:val="heading 2"/>
    <w:basedOn w:val="Normln"/>
    <w:next w:val="Normln"/>
    <w:uiPriority w:val="9"/>
    <w:unhideWhenUsed/>
    <w:qFormat/>
    <w:rsid w:val="0002534A"/>
    <w:pPr>
      <w:keepNext/>
      <w:keepLines/>
      <w:numPr>
        <w:ilvl w:val="1"/>
        <w:numId w:val="1"/>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Nadpis3">
    <w:name w:val="heading 3"/>
    <w:basedOn w:val="Normln"/>
    <w:next w:val="Normln"/>
    <w:uiPriority w:val="9"/>
    <w:unhideWhenUsed/>
    <w:qFormat/>
    <w:rsid w:val="0002534A"/>
    <w:pPr>
      <w:keepNext/>
      <w:keepLines/>
      <w:numPr>
        <w:ilvl w:val="2"/>
        <w:numId w:val="1"/>
      </w:numPr>
      <w:spacing w:before="160" w:after="80"/>
      <w:ind w:left="720"/>
      <w:outlineLvl w:val="2"/>
    </w:pPr>
    <w:rPr>
      <w:rFonts w:eastAsiaTheme="majorEastAsia" w:cstheme="majorBidi"/>
      <w:color w:val="0F4761" w:themeColor="accent1" w:themeShade="BF"/>
      <w:sz w:val="28"/>
      <w:szCs w:val="28"/>
    </w:rPr>
  </w:style>
  <w:style w:type="paragraph" w:styleId="Nadpis4">
    <w:name w:val="heading 4"/>
    <w:basedOn w:val="Normln"/>
    <w:next w:val="Normln"/>
    <w:uiPriority w:val="9"/>
    <w:unhideWhenUsed/>
    <w:qFormat/>
    <w:rsid w:val="0002534A"/>
    <w:pPr>
      <w:keepNext/>
      <w:keepLines/>
      <w:numPr>
        <w:ilvl w:val="3"/>
        <w:numId w:val="1"/>
      </w:numPr>
      <w:spacing w:before="80" w:after="40"/>
      <w:outlineLvl w:val="3"/>
    </w:pPr>
    <w:rPr>
      <w:rFonts w:eastAsiaTheme="majorEastAsia" w:cstheme="majorBidi"/>
      <w:i/>
      <w:iCs/>
      <w:color w:val="0F4761" w:themeColor="accent1" w:themeShade="BF"/>
    </w:rPr>
  </w:style>
  <w:style w:type="paragraph" w:styleId="Nadpis5">
    <w:name w:val="heading 5"/>
    <w:basedOn w:val="Normln"/>
    <w:next w:val="Normln"/>
    <w:uiPriority w:val="9"/>
    <w:unhideWhenUsed/>
    <w:qFormat/>
    <w:rsid w:val="0002534A"/>
    <w:pPr>
      <w:keepNext/>
      <w:keepLines/>
      <w:numPr>
        <w:ilvl w:val="4"/>
        <w:numId w:val="1"/>
      </w:numPr>
      <w:spacing w:before="80" w:after="40"/>
      <w:outlineLvl w:val="4"/>
    </w:pPr>
    <w:rPr>
      <w:rFonts w:eastAsiaTheme="majorEastAsia" w:cstheme="majorBidi"/>
      <w:color w:val="0F4761" w:themeColor="accent1" w:themeShade="BF"/>
    </w:rPr>
  </w:style>
  <w:style w:type="paragraph" w:styleId="Nadpis6">
    <w:name w:val="heading 6"/>
    <w:basedOn w:val="Normln"/>
    <w:next w:val="Normln"/>
    <w:uiPriority w:val="9"/>
    <w:unhideWhenUsed/>
    <w:qFormat/>
    <w:rsid w:val="0002534A"/>
    <w:pPr>
      <w:keepNext/>
      <w:keepLines/>
      <w:numPr>
        <w:ilvl w:val="5"/>
        <w:numId w:val="1"/>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uiPriority w:val="9"/>
    <w:unhideWhenUsed/>
    <w:qFormat/>
    <w:rsid w:val="0002534A"/>
    <w:pPr>
      <w:keepNext/>
      <w:keepLines/>
      <w:numPr>
        <w:ilvl w:val="6"/>
        <w:numId w:val="1"/>
      </w:numPr>
      <w:spacing w:before="40" w:after="0"/>
      <w:outlineLvl w:val="6"/>
    </w:pPr>
    <w:rPr>
      <w:rFonts w:eastAsiaTheme="majorEastAsia" w:cstheme="majorBidi"/>
      <w:color w:val="595959" w:themeColor="text1" w:themeTint="A6"/>
    </w:rPr>
  </w:style>
  <w:style w:type="paragraph" w:styleId="Nadpis8">
    <w:name w:val="heading 8"/>
    <w:basedOn w:val="Normln"/>
    <w:next w:val="Normln"/>
    <w:uiPriority w:val="9"/>
    <w:unhideWhenUsed/>
    <w:qFormat/>
    <w:rsid w:val="0002534A"/>
    <w:pPr>
      <w:keepNext/>
      <w:keepLines/>
      <w:numPr>
        <w:ilvl w:val="7"/>
        <w:numId w:val="1"/>
      </w:numPr>
      <w:spacing w:after="0"/>
      <w:outlineLvl w:val="7"/>
    </w:pPr>
    <w:rPr>
      <w:rFonts w:eastAsiaTheme="majorEastAsia" w:cstheme="majorBidi"/>
      <w:i/>
      <w:iCs/>
      <w:color w:val="272727" w:themeColor="text1" w:themeTint="D8"/>
    </w:rPr>
  </w:style>
  <w:style w:type="paragraph" w:styleId="Nadpis9">
    <w:name w:val="heading 9"/>
    <w:basedOn w:val="Normln"/>
    <w:next w:val="Normln"/>
    <w:uiPriority w:val="9"/>
    <w:unhideWhenUsed/>
    <w:qFormat/>
    <w:rsid w:val="0002534A"/>
    <w:pPr>
      <w:keepNext/>
      <w:keepLines/>
      <w:numPr>
        <w:ilvl w:val="8"/>
        <w:numId w:val="1"/>
      </w:numPr>
      <w:spacing w:after="0"/>
      <w:outlineLvl w:val="8"/>
    </w:pPr>
    <w:rPr>
      <w:rFonts w:eastAsiaTheme="majorEastAsia" w:cstheme="majorBidi"/>
      <w:color w:val="272727" w:themeColor="text1" w:themeTint="D8"/>
    </w:rPr>
  </w:style>
  <w:style w:type="character" w:styleId="Standardnpsmoodstavce" w:default="1">
    <w:name w:val="Default Paragraph Font"/>
    <w:uiPriority w:val="1"/>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paragraph" w:styleId="Textkomente">
    <w:name w:val="annotation text"/>
    <w:basedOn w:val="Normln"/>
    <w:link w:val="TextkomenteChar1"/>
    <w:uiPriority w:val="99"/>
    <w:unhideWhenUsed/>
    <w:rsid w:val="00152D19"/>
    <w:pPr>
      <w:spacing w:line="240" w:lineRule="auto"/>
    </w:pPr>
    <w:rPr>
      <w:sz w:val="20"/>
      <w:szCs w:val="20"/>
    </w:rPr>
  </w:style>
  <w:style w:type="character" w:styleId="TextkomenteChar1" w:customStyle="1">
    <w:name w:val="Text komentáře Char1"/>
    <w:basedOn w:val="Standardnpsmoodstavce"/>
    <w:link w:val="Textkomente"/>
    <w:uiPriority w:val="99"/>
    <w:rsid w:val="00152D19"/>
    <w:rPr>
      <w:sz w:val="20"/>
      <w:szCs w:val="20"/>
    </w:rPr>
  </w:style>
  <w:style w:type="paragraph" w:styleId="Pedmtkomente">
    <w:name w:val="annotation subject"/>
    <w:basedOn w:val="Textkomente"/>
    <w:next w:val="Textkomente"/>
    <w:link w:val="PedmtkomenteChar1"/>
    <w:uiPriority w:val="99"/>
    <w:semiHidden/>
    <w:unhideWhenUsed/>
    <w:rsid w:val="00152D19"/>
    <w:rPr>
      <w:b/>
      <w:bCs/>
    </w:rPr>
  </w:style>
  <w:style w:type="character" w:styleId="PedmtkomenteChar1" w:customStyle="1">
    <w:name w:val="Předmět komentáře Char1"/>
    <w:basedOn w:val="TextkomenteChar1"/>
    <w:link w:val="Pedmtkomente"/>
    <w:uiPriority w:val="99"/>
    <w:semiHidden/>
    <w:rsid w:val="00152D19"/>
    <w:rPr>
      <w:b/>
      <w:bCs/>
      <w:sz w:val="20"/>
      <w:szCs w:val="20"/>
    </w:rPr>
  </w:style>
  <w:style w:type="table" w:styleId="Svtlmkatabulky">
    <w:name w:val="Grid Table Light"/>
    <w:basedOn w:val="Normlntabulka"/>
    <w:uiPriority w:val="40"/>
    <w:rsid w:val="00170F1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sttabulka2">
    <w:name w:val="Plain Table 2"/>
    <w:basedOn w:val="Normlntabulka"/>
    <w:uiPriority w:val="42"/>
    <w:rsid w:val="008D1A3F"/>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Odstavecseseznamem">
    <w:name w:val="List Paragraph"/>
    <w:basedOn w:val="Normln"/>
    <w:uiPriority w:val="34"/>
    <w:qFormat/>
    <w:rsid w:val="0002534A"/>
    <w:pPr>
      <w:ind w:left="720"/>
      <w:contextualSpacing/>
    </w:pPr>
  </w:style>
  <w:style w:type="character" w:styleId="Zdraznnintenzivn">
    <w:name w:val="Intense Emphasis"/>
    <w:basedOn w:val="Standardnpsmoodstavce"/>
    <w:uiPriority w:val="21"/>
    <w:qFormat/>
    <w:rsid w:val="0002534A"/>
    <w:rPr>
      <w:i/>
      <w:iCs/>
      <w:color w:val="0F4761" w:themeColor="accent1" w:themeShade="BF"/>
    </w:rPr>
  </w:style>
  <w:style w:type="character" w:styleId="Odkazintenzivn">
    <w:name w:val="Intense Reference"/>
    <w:basedOn w:val="Standardnpsmoodstavce"/>
    <w:uiPriority w:val="32"/>
    <w:qFormat/>
    <w:rsid w:val="0002534A"/>
    <w:rPr>
      <w:b/>
      <w:bCs/>
      <w:smallCaps/>
      <w:color w:val="0F4761" w:themeColor="accent1" w:themeShade="BF"/>
      <w:spacing w:val="5"/>
    </w:rPr>
  </w:style>
  <w:style w:type="character" w:styleId="Hypertextovodkaz">
    <w:name w:val="Hyperlink"/>
    <w:basedOn w:val="Standardnpsmoodstavce"/>
    <w:uiPriority w:val="99"/>
    <w:unhideWhenUsed/>
    <w:rsid w:val="00AC5941"/>
    <w:rPr>
      <w:color w:val="467886" w:themeColor="hyperlink"/>
      <w:u w:val="single"/>
    </w:rPr>
  </w:style>
  <w:style w:type="character" w:styleId="Nevyeenzmnka">
    <w:name w:val="Unresolved Mention"/>
    <w:basedOn w:val="Standardnpsmoodstavce"/>
    <w:uiPriority w:val="99"/>
    <w:semiHidden/>
    <w:unhideWhenUsed/>
    <w:rsid w:val="005944B3"/>
    <w:rPr>
      <w:color w:val="605E5C"/>
      <w:shd w:val="clear" w:color="auto" w:fill="E1DFDD"/>
    </w:rPr>
  </w:style>
  <w:style w:type="character" w:styleId="Sledovanodkaz">
    <w:name w:val="FollowedHyperlink"/>
    <w:basedOn w:val="Standardnpsmoodstavce"/>
    <w:uiPriority w:val="99"/>
    <w:semiHidden/>
    <w:unhideWhenUsed/>
    <w:rsid w:val="00316C60"/>
    <w:rPr>
      <w:color w:val="96607D" w:themeColor="followedHyperlink"/>
      <w:u w:val="single"/>
    </w:rPr>
  </w:style>
  <w:style w:type="paragraph" w:styleId="Bezmezer">
    <w:name w:val="No Spacing"/>
    <w:uiPriority w:val="1"/>
    <w:qFormat/>
    <w:rsid w:val="00C02FB2"/>
    <w:pPr>
      <w:spacing w:after="0" w:line="240" w:lineRule="auto"/>
    </w:pPr>
  </w:style>
  <w:style w:type="paragraph" w:styleId="Normlnweb">
    <w:name w:val="Normal (Web)"/>
    <w:basedOn w:val="Normln"/>
    <w:uiPriority w:val="99"/>
    <w:unhideWhenUsed/>
    <w:rsid w:val="00D42F6A"/>
    <w:pPr>
      <w:spacing w:before="100" w:beforeAutospacing="1" w:after="100" w:afterAutospacing="1" w:line="240" w:lineRule="auto"/>
    </w:pPr>
    <w:rPr>
      <w:rFonts w:ascii="Times New Roman" w:hAnsi="Times New Roman" w:eastAsia="Times New Roman" w:cs="Times New Roman"/>
      <w:kern w:val="0"/>
      <w14:ligatures w14:val="none"/>
    </w:rPr>
  </w:style>
  <w:style w:type="table" w:styleId="Mkatabulky">
    <w:name w:val="Table Grid"/>
    <w:basedOn w:val="Normlntabulka"/>
    <w:uiPriority w:val="59"/>
    <w:rsid w:val="00C94020"/>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ze">
    <w:name w:val="Revision"/>
    <w:hidden/>
    <w:uiPriority w:val="99"/>
    <w:semiHidden/>
    <w:rsid w:val="006C5CC5"/>
    <w:pPr>
      <w:spacing w:after="0" w:line="240" w:lineRule="auto"/>
    </w:pPr>
  </w:style>
  <w:style w:type="character" w:styleId="Odkaznakoment">
    <w:name w:val="annotation reference"/>
    <w:basedOn w:val="Standardnpsmoodstavce"/>
    <w:uiPriority w:val="99"/>
    <w:semiHidden/>
    <w:unhideWhenUsed/>
    <w:rsid w:val="00E81871"/>
    <w:rPr>
      <w:sz w:val="16"/>
      <w:szCs w:val="16"/>
    </w:rPr>
  </w:style>
  <w:style w:type="character" w:styleId="Nadpis1Char" w:customStyle="1">
    <w:name w:val="Nadpis 1 Char"/>
    <w:basedOn w:val="Standardnpsmoodstavce"/>
    <w:uiPriority w:val="9"/>
    <w:rsid w:val="005C5F23"/>
    <w:rPr>
      <w:rFonts w:asciiTheme="majorHAnsi" w:hAnsiTheme="majorHAnsi" w:eastAsiaTheme="majorEastAsia" w:cstheme="majorBidi"/>
      <w:color w:val="0F4761" w:themeColor="accent1" w:themeShade="BF"/>
      <w:sz w:val="40"/>
      <w:szCs w:val="40"/>
    </w:rPr>
  </w:style>
  <w:style w:type="character" w:styleId="Nadpis2Char" w:customStyle="1">
    <w:name w:val="Nadpis 2 Char"/>
    <w:basedOn w:val="Standardnpsmoodstavce"/>
    <w:uiPriority w:val="9"/>
    <w:rsid w:val="005C5F23"/>
    <w:rPr>
      <w:rFonts w:asciiTheme="majorHAnsi" w:hAnsiTheme="majorHAnsi" w:eastAsiaTheme="majorEastAsia" w:cstheme="majorBidi"/>
      <w:color w:val="0F4761" w:themeColor="accent1" w:themeShade="BF"/>
      <w:sz w:val="32"/>
      <w:szCs w:val="32"/>
    </w:rPr>
  </w:style>
  <w:style w:type="character" w:styleId="Nadpis3Char" w:customStyle="1">
    <w:name w:val="Nadpis 3 Char"/>
    <w:basedOn w:val="Standardnpsmoodstavce"/>
    <w:uiPriority w:val="9"/>
    <w:rsid w:val="005C5F23"/>
    <w:rPr>
      <w:rFonts w:eastAsiaTheme="majorEastAsia" w:cstheme="majorBidi"/>
      <w:color w:val="0F4761" w:themeColor="accent1" w:themeShade="BF"/>
      <w:sz w:val="28"/>
      <w:szCs w:val="28"/>
    </w:rPr>
  </w:style>
  <w:style w:type="character" w:styleId="Nadpis4Char" w:customStyle="1">
    <w:name w:val="Nadpis 4 Char"/>
    <w:basedOn w:val="Standardnpsmoodstavce"/>
    <w:uiPriority w:val="9"/>
    <w:rsid w:val="005C5F23"/>
    <w:rPr>
      <w:rFonts w:eastAsiaTheme="majorEastAsia" w:cstheme="majorBidi"/>
      <w:i/>
      <w:iCs/>
      <w:color w:val="0F4761" w:themeColor="accent1" w:themeShade="BF"/>
    </w:rPr>
  </w:style>
  <w:style w:type="character" w:styleId="Nadpis5Char" w:customStyle="1">
    <w:name w:val="Nadpis 5 Char"/>
    <w:basedOn w:val="Standardnpsmoodstavce"/>
    <w:uiPriority w:val="9"/>
    <w:rsid w:val="005C5F23"/>
    <w:rPr>
      <w:rFonts w:eastAsiaTheme="majorEastAsia" w:cstheme="majorBidi"/>
      <w:color w:val="0F4761" w:themeColor="accent1" w:themeShade="BF"/>
    </w:rPr>
  </w:style>
  <w:style w:type="character" w:styleId="Nadpis6Char" w:customStyle="1">
    <w:name w:val="Nadpis 6 Char"/>
    <w:basedOn w:val="Standardnpsmoodstavce"/>
    <w:uiPriority w:val="9"/>
    <w:rsid w:val="005C5F23"/>
    <w:rPr>
      <w:rFonts w:eastAsiaTheme="majorEastAsia" w:cstheme="majorBidi"/>
      <w:i/>
      <w:iCs/>
      <w:color w:val="595959" w:themeColor="text1" w:themeTint="A6"/>
    </w:rPr>
  </w:style>
  <w:style w:type="character" w:styleId="Nadpis7Char" w:customStyle="1">
    <w:name w:val="Nadpis 7 Char"/>
    <w:basedOn w:val="Standardnpsmoodstavce"/>
    <w:uiPriority w:val="9"/>
    <w:rsid w:val="005C5F23"/>
    <w:rPr>
      <w:rFonts w:eastAsiaTheme="majorEastAsia" w:cstheme="majorBidi"/>
      <w:color w:val="595959" w:themeColor="text1" w:themeTint="A6"/>
    </w:rPr>
  </w:style>
  <w:style w:type="character" w:styleId="Nadpis8Char" w:customStyle="1">
    <w:name w:val="Nadpis 8 Char"/>
    <w:basedOn w:val="Standardnpsmoodstavce"/>
    <w:uiPriority w:val="9"/>
    <w:rsid w:val="005C5F23"/>
    <w:rPr>
      <w:rFonts w:eastAsiaTheme="majorEastAsia" w:cstheme="majorBidi"/>
      <w:i/>
      <w:iCs/>
      <w:color w:val="272727" w:themeColor="text1" w:themeTint="D8"/>
    </w:rPr>
  </w:style>
  <w:style w:type="character" w:styleId="Nadpis9Char" w:customStyle="1">
    <w:name w:val="Nadpis 9 Char"/>
    <w:basedOn w:val="Standardnpsmoodstavce"/>
    <w:uiPriority w:val="9"/>
    <w:rsid w:val="005C5F23"/>
    <w:rPr>
      <w:rFonts w:eastAsiaTheme="majorEastAsia" w:cstheme="majorBidi"/>
      <w:color w:val="272727" w:themeColor="text1" w:themeTint="D8"/>
    </w:rPr>
  </w:style>
  <w:style w:type="character" w:styleId="NzevChar" w:customStyle="1">
    <w:name w:val="Název Char"/>
    <w:basedOn w:val="Standardnpsmoodstavce"/>
    <w:uiPriority w:val="10"/>
    <w:rsid w:val="005C5F23"/>
    <w:rPr>
      <w:rFonts w:asciiTheme="majorHAnsi" w:hAnsiTheme="majorHAnsi" w:eastAsiaTheme="majorEastAsia" w:cstheme="majorBidi"/>
      <w:spacing w:val="-10"/>
      <w:kern w:val="28"/>
      <w:sz w:val="56"/>
      <w:szCs w:val="56"/>
    </w:rPr>
  </w:style>
  <w:style w:type="character" w:styleId="PodnadpisChar" w:customStyle="1">
    <w:name w:val="Podnadpis Char"/>
    <w:basedOn w:val="Standardnpsmoodstavce"/>
    <w:uiPriority w:val="11"/>
    <w:rsid w:val="005C5F23"/>
    <w:rPr>
      <w:rFonts w:eastAsiaTheme="majorEastAsia" w:cstheme="majorBidi"/>
      <w:color w:val="595959" w:themeColor="text1" w:themeTint="A6"/>
      <w:spacing w:val="15"/>
      <w:sz w:val="28"/>
      <w:szCs w:val="28"/>
    </w:rPr>
  </w:style>
  <w:style w:type="character" w:styleId="CittChar" w:customStyle="1">
    <w:name w:val="Citát Char"/>
    <w:basedOn w:val="Standardnpsmoodstavce"/>
    <w:uiPriority w:val="29"/>
    <w:rsid w:val="005C5F23"/>
    <w:rPr>
      <w:i/>
      <w:iCs/>
      <w:color w:val="404040" w:themeColor="text1" w:themeTint="BF"/>
    </w:rPr>
  </w:style>
  <w:style w:type="character" w:styleId="VrazncittChar" w:customStyle="1">
    <w:name w:val="Výrazný citát Char"/>
    <w:basedOn w:val="Standardnpsmoodstavce"/>
    <w:uiPriority w:val="30"/>
    <w:rsid w:val="005C5F23"/>
    <w:rPr>
      <w:i/>
      <w:iCs/>
      <w:color w:val="0F4761" w:themeColor="accent1" w:themeShade="BF"/>
    </w:rPr>
  </w:style>
  <w:style w:type="character" w:styleId="TextkomenteChar" w:customStyle="1">
    <w:name w:val="Text komentáře Char"/>
    <w:basedOn w:val="Standardnpsmoodstavce"/>
    <w:uiPriority w:val="99"/>
    <w:rsid w:val="005C5F23"/>
    <w:rPr>
      <w:sz w:val="20"/>
      <w:szCs w:val="20"/>
    </w:rPr>
  </w:style>
  <w:style w:type="character" w:styleId="PedmtkomenteChar" w:customStyle="1">
    <w:name w:val="Předmět komentáře Char"/>
    <w:basedOn w:val="TextkomenteChar"/>
    <w:uiPriority w:val="99"/>
    <w:semiHidden/>
    <w:rsid w:val="005C5F23"/>
    <w:rPr>
      <w:b/>
      <w:bCs/>
      <w:sz w:val="20"/>
      <w:szCs w:val="20"/>
    </w:rPr>
  </w:style>
  <w:style w:type="paragraph" w:styleId="font-claude-response-body" w:customStyle="1">
    <w:name w:val="font-claude-response-body"/>
    <w:basedOn w:val="Normln"/>
    <w:rsid w:val="00387FF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Zdraznn">
    <w:name w:val="Emphasis"/>
    <w:basedOn w:val="Standardnpsmoodstavce"/>
    <w:uiPriority w:val="20"/>
    <w:qFormat/>
    <w:rsid w:val="0052058A"/>
    <w:rPr>
      <w:i/>
      <w:iCs/>
    </w:rPr>
  </w:style>
  <w:style w:type="character" w:styleId="Siln">
    <w:name w:val="Strong"/>
    <w:basedOn w:val="Standardnpsmoodstavce"/>
    <w:uiPriority w:val="22"/>
    <w:qFormat/>
    <w:rsid w:val="00470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0.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tiff"/><Relationship Id="rId18" Type="http://schemas.openxmlformats.org/officeDocument/2006/relationships/image" Target="media/image6.png"/><Relationship Id="rId26" Type="http://schemas.openxmlformats.org/officeDocument/2006/relationships/hyperlink" Target="https://doi.org/10.1016/j.fecs.2024.100243"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038/s41893-020-00609-y"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hyperlink" Target="https://doi.org/10.1038/s41467-024-49116-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1111/gcb.70734"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82E014C7AAC9D4D9EA25F6BE03BD2B0" ma:contentTypeVersion="15" ma:contentTypeDescription="Vytvoří nový dokument" ma:contentTypeScope="" ma:versionID="34707ce5d52f7fa238d93f08eaab0692">
  <xsd:schema xmlns:xsd="http://www.w3.org/2001/XMLSchema" xmlns:xs="http://www.w3.org/2001/XMLSchema" xmlns:p="http://schemas.microsoft.com/office/2006/metadata/properties" xmlns:ns2="e3a1a65f-a950-4f4e-91c6-450504a86f87" xmlns:ns3="514d2724-d259-4a80-ac9f-15d3c2594ecd" targetNamespace="http://schemas.microsoft.com/office/2006/metadata/properties" ma:root="true" ma:fieldsID="c930e82cf2c84dedaad9698795c16cbd" ns2:_="" ns3:_="">
    <xsd:import namespace="e3a1a65f-a950-4f4e-91c6-450504a86f87"/>
    <xsd:import namespace="514d2724-d259-4a80-ac9f-15d3c2594e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a1a65f-a950-4f4e-91c6-450504a86f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6104055d-a7a1-4227-823d-893947fae55f"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4d2724-d259-4a80-ac9f-15d3c2594ecd" elementFormDefault="qualified">
    <xsd:import namespace="http://schemas.microsoft.com/office/2006/documentManagement/types"/>
    <xsd:import namespace="http://schemas.microsoft.com/office/infopath/2007/PartnerControls"/>
    <xsd:element name="SharedWithUsers" ma:index="12"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dílené s podrobnostmi" ma:internalName="SharedWithDetails" ma:readOnly="true">
      <xsd:simpleType>
        <xsd:restriction base="dms:Note">
          <xsd:maxLength value="255"/>
        </xsd:restriction>
      </xsd:simpleType>
    </xsd:element>
    <xsd:element name="TaxCatchAll" ma:index="17" nillable="true" ma:displayName="Taxonomy Catch All Column" ma:hidden="true" ma:list="{ab004598-adc8-4d25-92f4-245ab7bb7b6b}" ma:internalName="TaxCatchAll" ma:showField="CatchAllData" ma:web="514d2724-d259-4a80-ac9f-15d3c2594e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a1a65f-a950-4f4e-91c6-450504a86f87">
      <Terms xmlns="http://schemas.microsoft.com/office/infopath/2007/PartnerControls"/>
    </lcf76f155ced4ddcb4097134ff3c332f>
    <TaxCatchAll xmlns="514d2724-d259-4a80-ac9f-15d3c2594e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AA0BE-825F-49E8-B71A-4C3C93916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a1a65f-a950-4f4e-91c6-450504a86f87"/>
    <ds:schemaRef ds:uri="514d2724-d259-4a80-ac9f-15d3c2594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B91E15-C89B-4AB6-AAE6-1F5B9BC08C69}">
  <ds:schemaRefs>
    <ds:schemaRef ds:uri="http://schemas.microsoft.com/office/2006/metadata/properties"/>
    <ds:schemaRef ds:uri="http://schemas.microsoft.com/office/infopath/2007/PartnerControls"/>
    <ds:schemaRef ds:uri="e3a1a65f-a950-4f4e-91c6-450504a86f87"/>
    <ds:schemaRef ds:uri="514d2724-d259-4a80-ac9f-15d3c2594ecd"/>
  </ds:schemaRefs>
</ds:datastoreItem>
</file>

<file path=customXml/itemProps3.xml><?xml version="1.0" encoding="utf-8"?>
<ds:datastoreItem xmlns:ds="http://schemas.openxmlformats.org/officeDocument/2006/customXml" ds:itemID="{36ACC5A0-6B0A-487E-8C41-D233D76B607B}">
  <ds:schemaRefs>
    <ds:schemaRef ds:uri="http://schemas.microsoft.com/sharepoint/v3/contenttype/forms"/>
  </ds:schemaRefs>
</ds:datastoreItem>
</file>

<file path=customXml/itemProps4.xml><?xml version="1.0" encoding="utf-8"?>
<ds:datastoreItem xmlns:ds="http://schemas.openxmlformats.org/officeDocument/2006/customXml" ds:itemID="{3FD4BD91-FEB8-4F9E-8281-2F395E36ABB7}">
  <ds:schemaRefs>
    <ds:schemaRef ds:uri="http://schemas.openxmlformats.org/officeDocument/2006/bibliography"/>
  </ds:schemaRefs>
</ds:datastoreItem>
</file>

<file path=docMetadata/LabelInfo.xml><?xml version="1.0" encoding="utf-8"?>
<clbl:labelList xmlns:clbl="http://schemas.microsoft.com/office/2020/mipLabelMetadata">
  <clbl:label id="{f26a48e1-fc21-461a-b97f-ac5bd535f341}" enabled="0" method="" siteId="{f26a48e1-fc21-461a-b97f-ac5bd535f34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Neugebauer Michal</dc:creator>
  <keywords/>
  <dc:description/>
  <lastModifiedBy>Potterf Mária</lastModifiedBy>
  <revision>16</revision>
  <dcterms:created xsi:type="dcterms:W3CDTF">2026-07-31T14:24:00.0000000Z</dcterms:created>
  <dcterms:modified xsi:type="dcterms:W3CDTF">2026-09-18T07:58:16.6444046Z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0x010100082E014C7AAC9D4D9EA25F6BE03BD2B0</vt:lpwstr>
  </property>
  <property fmtid="{D5CDD505-2E9C-101B-9397-08002B2CF9AE}" pid="3" name="MediaServiceImageTags">
    <vt:lpwstr/>
  </property>
</Properties>
</file>